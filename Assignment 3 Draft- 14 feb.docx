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Hlk30838784"/>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97020F7" w14:textId="157E5CD1" w:rsidR="00495EFB" w:rsidRPr="00495EFB" w:rsidRDefault="007B1B54" w:rsidP="00495EFB">
      <w:pPr>
        <w:rPr>
          <w:lang w:eastAsia="en-US"/>
        </w:rPr>
      </w:pPr>
      <w:r>
        <w:rPr>
          <w:noProof/>
        </w:rPr>
        <w:drawing>
          <wp:inline distT="0" distB="0" distL="0" distR="0" wp14:anchorId="2BBB6BDC" wp14:editId="27CB1FBF">
            <wp:extent cx="5731510" cy="810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0260"/>
                    </a:xfrm>
                    <a:prstGeom prst="rect">
                      <a:avLst/>
                    </a:prstGeom>
                  </pic:spPr>
                </pic:pic>
              </a:graphicData>
            </a:graphic>
          </wp:inline>
        </w:drawing>
      </w:r>
    </w:p>
    <w:p w14:paraId="2E56D477" w14:textId="354F3BB7" w:rsidR="00495EFB" w:rsidRPr="00495EFB" w:rsidRDefault="007B1B54" w:rsidP="00495EFB">
      <w:pPr>
        <w:jc w:val="center"/>
        <w:rPr>
          <w:sz w:val="56"/>
          <w:szCs w:val="56"/>
          <w:lang w:eastAsia="en-US"/>
        </w:rPr>
      </w:pPr>
      <w:r>
        <w:rPr>
          <w:sz w:val="56"/>
          <w:szCs w:val="56"/>
          <w:lang w:eastAsia="en-US"/>
        </w:rPr>
        <w:t>keeping plants alive.</w:t>
      </w:r>
    </w:p>
    <w:p w14:paraId="31A08DCF" w14:textId="776CFD96" w:rsidR="00495EFB" w:rsidRDefault="00495EFB" w:rsidP="00495EFB">
      <w:pPr>
        <w:rPr>
          <w:lang w:eastAsia="en-US"/>
        </w:rPr>
      </w:pPr>
    </w:p>
    <w:p w14:paraId="1A189C7F" w14:textId="3DAD97B8" w:rsidR="00495EFB" w:rsidRDefault="00495EFB" w:rsidP="00495EFB">
      <w:pPr>
        <w:rPr>
          <w:lang w:eastAsia="en-US"/>
        </w:rPr>
      </w:pPr>
    </w:p>
    <w:p w14:paraId="47A24E93" w14:textId="77777777" w:rsidR="00495EFB" w:rsidRDefault="00495EFB" w:rsidP="00495EFB">
      <w:pPr>
        <w:rPr>
          <w:lang w:eastAsia="en-US"/>
        </w:rPr>
      </w:pPr>
    </w:p>
    <w:p w14:paraId="37170D47" w14:textId="0A65343D" w:rsidR="00495EFB" w:rsidRDefault="00495EFB" w:rsidP="00495EFB">
      <w:pPr>
        <w:rPr>
          <w:lang w:eastAsia="en-US"/>
        </w:rPr>
      </w:pPr>
    </w:p>
    <w:p w14:paraId="6791BAA9" w14:textId="3073EB32" w:rsidR="00495EFB" w:rsidRPr="00495EFB" w:rsidRDefault="00495EFB" w:rsidP="00495EFB">
      <w:pPr>
        <w:rPr>
          <w:lang w:eastAsia="en-US"/>
        </w:rPr>
      </w:pPr>
    </w:p>
    <w:p w14:paraId="49D86A7A" w14:textId="58301535" w:rsidR="00B64B36" w:rsidRPr="00B64B36" w:rsidRDefault="00B64B36" w:rsidP="00B64B36">
      <w:pPr>
        <w:jc w:val="center"/>
        <w:rPr>
          <w:sz w:val="40"/>
          <w:szCs w:val="40"/>
        </w:rPr>
      </w:pPr>
    </w:p>
    <w:p w14:paraId="12E1FE80" w14:textId="47AA7A8E" w:rsidR="00495EFB" w:rsidRDefault="001846B3" w:rsidP="00B64B36">
      <w:pPr>
        <w:jc w:val="center"/>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3ED11EF7">
                <wp:simplePos x="0" y="0"/>
                <wp:positionH relativeFrom="column">
                  <wp:posOffset>-932688</wp:posOffset>
                </wp:positionH>
                <wp:positionV relativeFrom="paragraph">
                  <wp:posOffset>364490</wp:posOffset>
                </wp:positionV>
                <wp:extent cx="7607808" cy="4525645"/>
                <wp:effectExtent l="0" t="0" r="12700" b="27305"/>
                <wp:wrapNone/>
                <wp:docPr id="2" name="Rectangle 2"/>
                <wp:cNvGraphicFramePr/>
                <a:graphic xmlns:a="http://schemas.openxmlformats.org/drawingml/2006/main">
                  <a:graphicData uri="http://schemas.microsoft.com/office/word/2010/wordprocessingShape">
                    <wps:wsp>
                      <wps:cNvSpPr/>
                      <wps:spPr>
                        <a:xfrm>
                          <a:off x="0" y="0"/>
                          <a:ext cx="7607808" cy="4525645"/>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0745" id="Rectangle 2" o:spid="_x0000_s1026" style="position:absolute;margin-left:-73.45pt;margin-top:28.7pt;width:599.05pt;height:3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" fillcolor="#afe084" strokecolor="#794908 [1604]" strokeweight="1pt"/>
            </w:pict>
          </mc:Fallback>
        </mc:AlternateContent>
      </w:r>
    </w:p>
    <w:p w14:paraId="5F62B0A5" w14:textId="41C430DB" w:rsidR="00495EFB" w:rsidRDefault="00495EFB" w:rsidP="00B64B36">
      <w:pPr>
        <w:jc w:val="center"/>
        <w:rPr>
          <w:b/>
          <w:bCs/>
          <w:sz w:val="36"/>
          <w:szCs w:val="36"/>
        </w:rPr>
      </w:pPr>
    </w:p>
    <w:p w14:paraId="75D4D949" w14:textId="02ED29A1" w:rsidR="00B64B36" w:rsidRPr="007B1B54" w:rsidRDefault="00E57B8B" w:rsidP="001846B3">
      <w:pPr>
        <w:jc w:val="center"/>
        <w:rPr>
          <w:b/>
          <w:bCs/>
          <w:color w:val="auto"/>
          <w:sz w:val="36"/>
          <w:szCs w:val="36"/>
        </w:rPr>
      </w:pPr>
      <w:r w:rsidRPr="007B1B54">
        <w:rPr>
          <w:b/>
          <w:bCs/>
          <w:color w:val="auto"/>
          <w:sz w:val="36"/>
          <w:szCs w:val="36"/>
        </w:rPr>
        <w:t>Prepared by:</w:t>
      </w:r>
    </w:p>
    <w:p w14:paraId="64C288B5" w14:textId="4C1AC158" w:rsidR="00E57B8B" w:rsidRPr="007B1B54" w:rsidRDefault="00E57B8B" w:rsidP="001846B3">
      <w:pPr>
        <w:jc w:val="center"/>
        <w:rPr>
          <w:b/>
          <w:bCs/>
          <w:color w:val="auto"/>
          <w:sz w:val="36"/>
          <w:szCs w:val="36"/>
        </w:rPr>
      </w:pPr>
      <w:r w:rsidRPr="007B1B54">
        <w:rPr>
          <w:b/>
          <w:bCs/>
          <w:color w:val="auto"/>
          <w:sz w:val="36"/>
          <w:szCs w:val="36"/>
        </w:rPr>
        <w:t xml:space="preserve">Daria </w:t>
      </w:r>
      <w:proofErr w:type="spellStart"/>
      <w:r w:rsidRPr="007B1B54">
        <w:rPr>
          <w:b/>
          <w:bCs/>
          <w:color w:val="auto"/>
          <w:sz w:val="36"/>
          <w:szCs w:val="36"/>
        </w:rPr>
        <w:t>Sukonnova</w:t>
      </w:r>
      <w:proofErr w:type="spellEnd"/>
    </w:p>
    <w:p w14:paraId="1DBEF8C4" w14:textId="1A3A1E77" w:rsidR="00E57B8B" w:rsidRPr="007B1B54" w:rsidRDefault="00E57B8B" w:rsidP="001846B3">
      <w:pPr>
        <w:jc w:val="center"/>
        <w:rPr>
          <w:b/>
          <w:bCs/>
          <w:color w:val="auto"/>
          <w:sz w:val="36"/>
          <w:szCs w:val="36"/>
        </w:rPr>
      </w:pPr>
      <w:r w:rsidRPr="007B1B54">
        <w:rPr>
          <w:b/>
          <w:bCs/>
          <w:color w:val="auto"/>
          <w:sz w:val="36"/>
          <w:szCs w:val="36"/>
        </w:rPr>
        <w:t>Shane Thacker</w:t>
      </w:r>
    </w:p>
    <w:p w14:paraId="23B30DDB" w14:textId="24F29B13" w:rsidR="00E57B8B" w:rsidRPr="007B1B54" w:rsidRDefault="00E57B8B" w:rsidP="001846B3">
      <w:pPr>
        <w:tabs>
          <w:tab w:val="center" w:pos="4513"/>
          <w:tab w:val="left" w:pos="7517"/>
        </w:tabs>
        <w:jc w:val="center"/>
        <w:rPr>
          <w:b/>
          <w:bCs/>
          <w:color w:val="auto"/>
          <w:sz w:val="36"/>
          <w:szCs w:val="36"/>
        </w:rPr>
      </w:pPr>
      <w:r w:rsidRPr="007B1B54">
        <w:rPr>
          <w:b/>
          <w:bCs/>
          <w:color w:val="auto"/>
          <w:sz w:val="36"/>
          <w:szCs w:val="36"/>
        </w:rPr>
        <w:t>Jeremy</w:t>
      </w:r>
      <w:r w:rsidR="001846B3">
        <w:rPr>
          <w:b/>
          <w:bCs/>
          <w:color w:val="auto"/>
          <w:sz w:val="36"/>
          <w:szCs w:val="36"/>
        </w:rPr>
        <w:t xml:space="preserve"> </w:t>
      </w:r>
      <w:proofErr w:type="spellStart"/>
      <w:r w:rsidRPr="007B1B54">
        <w:rPr>
          <w:b/>
          <w:bCs/>
          <w:color w:val="auto"/>
          <w:sz w:val="36"/>
          <w:szCs w:val="36"/>
        </w:rPr>
        <w:t>Naupay</w:t>
      </w:r>
      <w:proofErr w:type="spellEnd"/>
    </w:p>
    <w:p w14:paraId="63E4F8A5" w14:textId="74496E29" w:rsidR="00E57B8B" w:rsidRPr="00CE75E1" w:rsidRDefault="00E57B8B" w:rsidP="001846B3">
      <w:pPr>
        <w:jc w:val="center"/>
        <w:rPr>
          <w:color w:val="D9D9D9" w:themeColor="background1" w:themeShade="D9"/>
          <w:sz w:val="36"/>
          <w:szCs w:val="36"/>
        </w:rPr>
      </w:pPr>
      <w:r w:rsidRPr="007B1B54">
        <w:rPr>
          <w:b/>
          <w:bCs/>
          <w:color w:val="auto"/>
          <w:sz w:val="36"/>
          <w:szCs w:val="36"/>
        </w:rPr>
        <w:t>Brian Dean</w:t>
      </w:r>
    </w:p>
    <w:p w14:paraId="217C9DD3" w14:textId="3F727A90" w:rsidR="00E57B8B" w:rsidRPr="00CE75E1" w:rsidRDefault="00E57B8B" w:rsidP="00B64B36">
      <w:pPr>
        <w:jc w:val="center"/>
        <w:rPr>
          <w:color w:val="D9D9D9" w:themeColor="background1" w:themeShade="D9"/>
          <w:sz w:val="40"/>
          <w:szCs w:val="40"/>
        </w:rPr>
      </w:pPr>
    </w:p>
    <w:p w14:paraId="1140EB33" w14:textId="579FE2EE" w:rsidR="00B64B36" w:rsidRPr="007B1B54" w:rsidRDefault="00B64B36" w:rsidP="00B64B36">
      <w:pPr>
        <w:jc w:val="center"/>
        <w:rPr>
          <w:b/>
          <w:bCs/>
          <w:color w:val="auto"/>
          <w:sz w:val="36"/>
          <w:szCs w:val="36"/>
        </w:rPr>
      </w:pPr>
      <w:r w:rsidRPr="007B1B54">
        <w:rPr>
          <w:b/>
          <w:bCs/>
          <w:color w:val="auto"/>
          <w:sz w:val="36"/>
          <w:szCs w:val="36"/>
        </w:rPr>
        <w:t>Submitted to RMIT</w:t>
      </w:r>
    </w:p>
    <w:p w14:paraId="40DD5C82" w14:textId="1FFF2E99" w:rsidR="00B64B36" w:rsidRPr="007B1B54" w:rsidRDefault="00495EFB" w:rsidP="00B64B36">
      <w:pPr>
        <w:jc w:val="center"/>
        <w:rPr>
          <w:b/>
          <w:bCs/>
          <w:color w:val="auto"/>
          <w:sz w:val="36"/>
          <w:szCs w:val="36"/>
        </w:rPr>
      </w:pPr>
      <w:r w:rsidRPr="007B1B54">
        <w:rPr>
          <w:b/>
          <w:bCs/>
          <w:color w:val="auto"/>
          <w:sz w:val="36"/>
          <w:szCs w:val="36"/>
        </w:rPr>
        <w:t>&lt;Insert Date&gt;</w:t>
      </w:r>
      <w:r w:rsidR="00E57B8B" w:rsidRPr="007B1B54">
        <w:rPr>
          <w:b/>
          <w:bCs/>
          <w:color w:val="auto"/>
          <w:sz w:val="36"/>
          <w:szCs w:val="36"/>
        </w:rPr>
        <w:t>0</w:t>
      </w:r>
    </w:p>
    <w:p w14:paraId="2B569038" w14:textId="77777777" w:rsidR="00E57B8B" w:rsidRPr="007B1B54" w:rsidRDefault="00E57B8B" w:rsidP="00B64B36">
      <w:pPr>
        <w:jc w:val="center"/>
        <w:rPr>
          <w:b/>
          <w:bCs/>
          <w:color w:val="auto"/>
          <w:sz w:val="36"/>
          <w:szCs w:val="36"/>
        </w:rPr>
      </w:pPr>
      <w:r w:rsidRPr="007B1B54">
        <w:rPr>
          <w:b/>
          <w:bCs/>
          <w:color w:val="auto"/>
          <w:sz w:val="36"/>
          <w:szCs w:val="36"/>
        </w:rPr>
        <w:t xml:space="preserve">Course Instructor: </w:t>
      </w:r>
    </w:p>
    <w:bookmarkEnd w:id="0"/>
    <w:p w14:paraId="51CB3D27" w14:textId="58642751" w:rsidR="00B64B36" w:rsidRPr="00CE75E1" w:rsidRDefault="005766C5" w:rsidP="00B64B36">
      <w:pPr>
        <w:jc w:val="center"/>
        <w:rPr>
          <w:b/>
          <w:bCs/>
          <w:color w:val="D9D9D9" w:themeColor="background1" w:themeShade="D9"/>
          <w:sz w:val="36"/>
          <w:szCs w:val="36"/>
        </w:rPr>
      </w:pPr>
      <w:r w:rsidRPr="007B1B54">
        <w:rPr>
          <w:b/>
          <w:bCs/>
          <w:color w:val="auto"/>
          <w:sz w:val="36"/>
          <w:szCs w:val="36"/>
        </w:rPr>
        <w:t>Anthony Clapp</w:t>
      </w:r>
    </w:p>
    <w:p w14:paraId="788F5B83" w14:textId="77777777" w:rsidR="00495EFB" w:rsidRPr="00E57B8B" w:rsidRDefault="00495EFB" w:rsidP="00495EFB">
      <w:pPr>
        <w:rPr>
          <w:sz w:val="36"/>
          <w:szCs w:val="36"/>
        </w:rPr>
      </w:pPr>
    </w:p>
    <w:sdt>
      <w:sdtPr>
        <w:rPr>
          <w:rFonts w:eastAsiaTheme="minorHAnsi" w:cstheme="minorBidi"/>
          <w:color w:val="auto"/>
        </w:rPr>
        <w:id w:val="2116560881"/>
        <w:docPartObj>
          <w:docPartGallery w:val="Table of Contents"/>
          <w:docPartUnique/>
        </w:docPartObj>
      </w:sdtPr>
      <w:sdtEndPr>
        <w:rPr>
          <w:rFonts w:eastAsia="Times New Roman" w:cs="Times New Roman"/>
          <w:bCs/>
          <w:noProof/>
          <w:color w:val="000000" w:themeColor="text1"/>
        </w:rPr>
      </w:sdtEndPr>
      <w:sdtContent>
        <w:p w14:paraId="0F6AADC2" w14:textId="3D1A900A" w:rsidR="00663667" w:rsidRPr="007B1B54" w:rsidRDefault="00663667" w:rsidP="00B13C31">
          <w:pPr>
            <w:rPr>
              <w:rStyle w:val="Heading1Char"/>
            </w:rPr>
          </w:pPr>
          <w:r w:rsidRPr="007B1B54">
            <w:rPr>
              <w:rStyle w:val="Heading1Char"/>
            </w:rPr>
            <w:t>Contents</w:t>
          </w:r>
        </w:p>
        <w:bookmarkStart w:id="1" w:name="_GoBack"/>
        <w:bookmarkEnd w:id="1"/>
        <w:p w14:paraId="7979D200" w14:textId="540607D6" w:rsidR="00D408E2" w:rsidRDefault="00663667">
          <w:pPr>
            <w:pStyle w:val="TOC1"/>
            <w:tabs>
              <w:tab w:val="right" w:leader="dot" w:pos="9016"/>
            </w:tabs>
            <w:rPr>
              <w:rFonts w:asciiTheme="minorHAnsi" w:eastAsiaTheme="minorEastAsia" w:hAnsiTheme="minorHAnsi"/>
              <w:noProof/>
              <w:color w:val="auto"/>
              <w:lang w:eastAsia="en-AU"/>
            </w:rPr>
          </w:pPr>
          <w:r>
            <w:fldChar w:fldCharType="begin"/>
          </w:r>
          <w:r>
            <w:instrText xml:space="preserve"> TOC \o "1-3" \h \z \u </w:instrText>
          </w:r>
          <w:r>
            <w:fldChar w:fldCharType="separate"/>
          </w:r>
          <w:hyperlink w:anchor="_Toc32556927" w:history="1">
            <w:r w:rsidR="00D408E2" w:rsidRPr="00564E5A">
              <w:rPr>
                <w:rStyle w:val="Hyperlink"/>
                <w:noProof/>
              </w:rPr>
              <w:t>Introduction</w:t>
            </w:r>
            <w:r w:rsidR="00D408E2">
              <w:rPr>
                <w:noProof/>
                <w:webHidden/>
              </w:rPr>
              <w:tab/>
            </w:r>
            <w:r w:rsidR="00D408E2">
              <w:rPr>
                <w:noProof/>
                <w:webHidden/>
              </w:rPr>
              <w:fldChar w:fldCharType="begin"/>
            </w:r>
            <w:r w:rsidR="00D408E2">
              <w:rPr>
                <w:noProof/>
                <w:webHidden/>
              </w:rPr>
              <w:instrText xml:space="preserve"> PAGEREF _Toc32556927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17A4DB9" w14:textId="558F3F71" w:rsidR="00D408E2" w:rsidRDefault="00D408E2">
          <w:pPr>
            <w:pStyle w:val="TOC1"/>
            <w:tabs>
              <w:tab w:val="right" w:leader="dot" w:pos="9016"/>
            </w:tabs>
            <w:rPr>
              <w:rFonts w:asciiTheme="minorHAnsi" w:eastAsiaTheme="minorEastAsia" w:hAnsiTheme="minorHAnsi"/>
              <w:noProof/>
              <w:color w:val="auto"/>
              <w:lang w:eastAsia="en-AU"/>
            </w:rPr>
          </w:pPr>
          <w:hyperlink w:anchor="_Toc32556928" w:history="1">
            <w:r w:rsidRPr="00564E5A">
              <w:rPr>
                <w:rStyle w:val="Hyperlink"/>
                <w:noProof/>
              </w:rPr>
              <w:t>Team Profile</w:t>
            </w:r>
            <w:r>
              <w:rPr>
                <w:noProof/>
                <w:webHidden/>
              </w:rPr>
              <w:tab/>
            </w:r>
            <w:r>
              <w:rPr>
                <w:noProof/>
                <w:webHidden/>
              </w:rPr>
              <w:fldChar w:fldCharType="begin"/>
            </w:r>
            <w:r>
              <w:rPr>
                <w:noProof/>
                <w:webHidden/>
              </w:rPr>
              <w:instrText xml:space="preserve"> PAGEREF _Toc32556928 \h </w:instrText>
            </w:r>
            <w:r>
              <w:rPr>
                <w:noProof/>
                <w:webHidden/>
              </w:rPr>
            </w:r>
            <w:r>
              <w:rPr>
                <w:noProof/>
                <w:webHidden/>
              </w:rPr>
              <w:fldChar w:fldCharType="separate"/>
            </w:r>
            <w:r>
              <w:rPr>
                <w:noProof/>
                <w:webHidden/>
              </w:rPr>
              <w:t>3</w:t>
            </w:r>
            <w:r>
              <w:rPr>
                <w:noProof/>
                <w:webHidden/>
              </w:rPr>
              <w:fldChar w:fldCharType="end"/>
            </w:r>
          </w:hyperlink>
        </w:p>
        <w:p w14:paraId="5C0498A2" w14:textId="05D90FAC" w:rsidR="00D408E2" w:rsidRDefault="00D408E2">
          <w:pPr>
            <w:pStyle w:val="TOC2"/>
            <w:tabs>
              <w:tab w:val="right" w:leader="dot" w:pos="9016"/>
            </w:tabs>
            <w:rPr>
              <w:rFonts w:asciiTheme="minorHAnsi" w:eastAsiaTheme="minorEastAsia" w:hAnsiTheme="minorHAnsi"/>
              <w:noProof/>
              <w:color w:val="auto"/>
              <w:lang w:eastAsia="en-AU"/>
            </w:rPr>
          </w:pPr>
          <w:hyperlink w:anchor="_Toc32556929" w:history="1">
            <w:r w:rsidRPr="00564E5A">
              <w:rPr>
                <w:rStyle w:val="Hyperlink"/>
                <w:noProof/>
              </w:rPr>
              <w:t>Team Name</w:t>
            </w:r>
            <w:r>
              <w:rPr>
                <w:noProof/>
                <w:webHidden/>
              </w:rPr>
              <w:tab/>
            </w:r>
            <w:r>
              <w:rPr>
                <w:noProof/>
                <w:webHidden/>
              </w:rPr>
              <w:fldChar w:fldCharType="begin"/>
            </w:r>
            <w:r>
              <w:rPr>
                <w:noProof/>
                <w:webHidden/>
              </w:rPr>
              <w:instrText xml:space="preserve"> PAGEREF _Toc32556929 \h </w:instrText>
            </w:r>
            <w:r>
              <w:rPr>
                <w:noProof/>
                <w:webHidden/>
              </w:rPr>
            </w:r>
            <w:r>
              <w:rPr>
                <w:noProof/>
                <w:webHidden/>
              </w:rPr>
              <w:fldChar w:fldCharType="separate"/>
            </w:r>
            <w:r>
              <w:rPr>
                <w:noProof/>
                <w:webHidden/>
              </w:rPr>
              <w:t>3</w:t>
            </w:r>
            <w:r>
              <w:rPr>
                <w:noProof/>
                <w:webHidden/>
              </w:rPr>
              <w:fldChar w:fldCharType="end"/>
            </w:r>
          </w:hyperlink>
        </w:p>
        <w:p w14:paraId="3760644E" w14:textId="48D4D1AE" w:rsidR="00D408E2" w:rsidRDefault="00D408E2">
          <w:pPr>
            <w:pStyle w:val="TOC2"/>
            <w:tabs>
              <w:tab w:val="right" w:leader="dot" w:pos="9016"/>
            </w:tabs>
            <w:rPr>
              <w:rFonts w:asciiTheme="minorHAnsi" w:eastAsiaTheme="minorEastAsia" w:hAnsiTheme="minorHAnsi"/>
              <w:noProof/>
              <w:color w:val="auto"/>
              <w:lang w:eastAsia="en-AU"/>
            </w:rPr>
          </w:pPr>
          <w:hyperlink w:anchor="_Toc32556930" w:history="1">
            <w:r w:rsidRPr="00564E5A">
              <w:rPr>
                <w:rStyle w:val="Hyperlink"/>
                <w:noProof/>
              </w:rPr>
              <w:t>Personal Information</w:t>
            </w:r>
            <w:r>
              <w:rPr>
                <w:noProof/>
                <w:webHidden/>
              </w:rPr>
              <w:tab/>
            </w:r>
            <w:r>
              <w:rPr>
                <w:noProof/>
                <w:webHidden/>
              </w:rPr>
              <w:fldChar w:fldCharType="begin"/>
            </w:r>
            <w:r>
              <w:rPr>
                <w:noProof/>
                <w:webHidden/>
              </w:rPr>
              <w:instrText xml:space="preserve"> PAGEREF _Toc32556930 \h </w:instrText>
            </w:r>
            <w:r>
              <w:rPr>
                <w:noProof/>
                <w:webHidden/>
              </w:rPr>
            </w:r>
            <w:r>
              <w:rPr>
                <w:noProof/>
                <w:webHidden/>
              </w:rPr>
              <w:fldChar w:fldCharType="separate"/>
            </w:r>
            <w:r>
              <w:rPr>
                <w:noProof/>
                <w:webHidden/>
              </w:rPr>
              <w:t>3</w:t>
            </w:r>
            <w:r>
              <w:rPr>
                <w:noProof/>
                <w:webHidden/>
              </w:rPr>
              <w:fldChar w:fldCharType="end"/>
            </w:r>
          </w:hyperlink>
        </w:p>
        <w:p w14:paraId="07F4DBEE" w14:textId="3190E7CD" w:rsidR="00D408E2" w:rsidRDefault="00D408E2">
          <w:pPr>
            <w:pStyle w:val="TOC2"/>
            <w:tabs>
              <w:tab w:val="right" w:leader="dot" w:pos="9016"/>
            </w:tabs>
            <w:rPr>
              <w:rFonts w:asciiTheme="minorHAnsi" w:eastAsiaTheme="minorEastAsia" w:hAnsiTheme="minorHAnsi"/>
              <w:noProof/>
              <w:color w:val="auto"/>
              <w:lang w:eastAsia="en-AU"/>
            </w:rPr>
          </w:pPr>
          <w:hyperlink w:anchor="_Toc32556931" w:history="1">
            <w:r w:rsidRPr="00564E5A">
              <w:rPr>
                <w:rStyle w:val="Hyperlink"/>
                <w:noProof/>
              </w:rPr>
              <w:t>Group Processes</w:t>
            </w:r>
            <w:r>
              <w:rPr>
                <w:noProof/>
                <w:webHidden/>
              </w:rPr>
              <w:tab/>
            </w:r>
            <w:r>
              <w:rPr>
                <w:noProof/>
                <w:webHidden/>
              </w:rPr>
              <w:fldChar w:fldCharType="begin"/>
            </w:r>
            <w:r>
              <w:rPr>
                <w:noProof/>
                <w:webHidden/>
              </w:rPr>
              <w:instrText xml:space="preserve"> PAGEREF _Toc32556931 \h </w:instrText>
            </w:r>
            <w:r>
              <w:rPr>
                <w:noProof/>
                <w:webHidden/>
              </w:rPr>
            </w:r>
            <w:r>
              <w:rPr>
                <w:noProof/>
                <w:webHidden/>
              </w:rPr>
              <w:fldChar w:fldCharType="separate"/>
            </w:r>
            <w:r>
              <w:rPr>
                <w:noProof/>
                <w:webHidden/>
              </w:rPr>
              <w:t>4</w:t>
            </w:r>
            <w:r>
              <w:rPr>
                <w:noProof/>
                <w:webHidden/>
              </w:rPr>
              <w:fldChar w:fldCharType="end"/>
            </w:r>
          </w:hyperlink>
        </w:p>
        <w:p w14:paraId="57A5F9E6" w14:textId="1D9AE41C" w:rsidR="00D408E2" w:rsidRDefault="00D408E2">
          <w:pPr>
            <w:pStyle w:val="TOC2"/>
            <w:tabs>
              <w:tab w:val="right" w:leader="dot" w:pos="9016"/>
            </w:tabs>
            <w:rPr>
              <w:rFonts w:asciiTheme="minorHAnsi" w:eastAsiaTheme="minorEastAsia" w:hAnsiTheme="minorHAnsi"/>
              <w:noProof/>
              <w:color w:val="auto"/>
              <w:lang w:eastAsia="en-AU"/>
            </w:rPr>
          </w:pPr>
          <w:hyperlink w:anchor="_Toc32556932" w:history="1">
            <w:r w:rsidRPr="00564E5A">
              <w:rPr>
                <w:rStyle w:val="Hyperlink"/>
                <w:noProof/>
              </w:rPr>
              <w:t>Career Plans</w:t>
            </w:r>
            <w:r>
              <w:rPr>
                <w:noProof/>
                <w:webHidden/>
              </w:rPr>
              <w:tab/>
            </w:r>
            <w:r>
              <w:rPr>
                <w:noProof/>
                <w:webHidden/>
              </w:rPr>
              <w:fldChar w:fldCharType="begin"/>
            </w:r>
            <w:r>
              <w:rPr>
                <w:noProof/>
                <w:webHidden/>
              </w:rPr>
              <w:instrText xml:space="preserve"> PAGEREF _Toc32556932 \h </w:instrText>
            </w:r>
            <w:r>
              <w:rPr>
                <w:noProof/>
                <w:webHidden/>
              </w:rPr>
            </w:r>
            <w:r>
              <w:rPr>
                <w:noProof/>
                <w:webHidden/>
              </w:rPr>
              <w:fldChar w:fldCharType="separate"/>
            </w:r>
            <w:r>
              <w:rPr>
                <w:noProof/>
                <w:webHidden/>
              </w:rPr>
              <w:t>4</w:t>
            </w:r>
            <w:r>
              <w:rPr>
                <w:noProof/>
                <w:webHidden/>
              </w:rPr>
              <w:fldChar w:fldCharType="end"/>
            </w:r>
          </w:hyperlink>
        </w:p>
        <w:p w14:paraId="1570CE7D" w14:textId="7AF6349F" w:rsidR="00D408E2" w:rsidRDefault="00D408E2">
          <w:pPr>
            <w:pStyle w:val="TOC3"/>
            <w:tabs>
              <w:tab w:val="right" w:leader="dot" w:pos="9016"/>
            </w:tabs>
            <w:rPr>
              <w:rFonts w:asciiTheme="minorHAnsi" w:eastAsiaTheme="minorEastAsia" w:hAnsiTheme="minorHAnsi"/>
              <w:noProof/>
              <w:color w:val="auto"/>
              <w:lang w:eastAsia="en-AU"/>
            </w:rPr>
          </w:pPr>
          <w:hyperlink w:anchor="_Toc32556933" w:history="1">
            <w:r w:rsidRPr="00564E5A">
              <w:rPr>
                <w:rStyle w:val="Hyperlink"/>
                <w:noProof/>
              </w:rPr>
              <w:t>Ideal jobs comparison:</w:t>
            </w:r>
            <w:r>
              <w:rPr>
                <w:noProof/>
                <w:webHidden/>
              </w:rPr>
              <w:tab/>
            </w:r>
            <w:r>
              <w:rPr>
                <w:noProof/>
                <w:webHidden/>
              </w:rPr>
              <w:fldChar w:fldCharType="begin"/>
            </w:r>
            <w:r>
              <w:rPr>
                <w:noProof/>
                <w:webHidden/>
              </w:rPr>
              <w:instrText xml:space="preserve"> PAGEREF _Toc32556933 \h </w:instrText>
            </w:r>
            <w:r>
              <w:rPr>
                <w:noProof/>
                <w:webHidden/>
              </w:rPr>
            </w:r>
            <w:r>
              <w:rPr>
                <w:noProof/>
                <w:webHidden/>
              </w:rPr>
              <w:fldChar w:fldCharType="separate"/>
            </w:r>
            <w:r>
              <w:rPr>
                <w:noProof/>
                <w:webHidden/>
              </w:rPr>
              <w:t>4</w:t>
            </w:r>
            <w:r>
              <w:rPr>
                <w:noProof/>
                <w:webHidden/>
              </w:rPr>
              <w:fldChar w:fldCharType="end"/>
            </w:r>
          </w:hyperlink>
        </w:p>
        <w:p w14:paraId="23AE5466" w14:textId="3D59C75B" w:rsidR="00D408E2" w:rsidRDefault="00D408E2">
          <w:pPr>
            <w:pStyle w:val="TOC2"/>
            <w:tabs>
              <w:tab w:val="right" w:leader="dot" w:pos="9016"/>
            </w:tabs>
            <w:rPr>
              <w:rFonts w:asciiTheme="minorHAnsi" w:eastAsiaTheme="minorEastAsia" w:hAnsiTheme="minorHAnsi"/>
              <w:noProof/>
              <w:color w:val="auto"/>
              <w:lang w:eastAsia="en-AU"/>
            </w:rPr>
          </w:pPr>
          <w:hyperlink w:anchor="_Toc32556934" w:history="1">
            <w:r w:rsidRPr="00564E5A">
              <w:rPr>
                <w:rStyle w:val="Hyperlink"/>
                <w:noProof/>
              </w:rPr>
              <w:t>Tools</w:t>
            </w:r>
            <w:r>
              <w:rPr>
                <w:noProof/>
                <w:webHidden/>
              </w:rPr>
              <w:tab/>
            </w:r>
            <w:r>
              <w:rPr>
                <w:noProof/>
                <w:webHidden/>
              </w:rPr>
              <w:fldChar w:fldCharType="begin"/>
            </w:r>
            <w:r>
              <w:rPr>
                <w:noProof/>
                <w:webHidden/>
              </w:rPr>
              <w:instrText xml:space="preserve"> PAGEREF _Toc32556934 \h </w:instrText>
            </w:r>
            <w:r>
              <w:rPr>
                <w:noProof/>
                <w:webHidden/>
              </w:rPr>
            </w:r>
            <w:r>
              <w:rPr>
                <w:noProof/>
                <w:webHidden/>
              </w:rPr>
              <w:fldChar w:fldCharType="separate"/>
            </w:r>
            <w:r>
              <w:rPr>
                <w:noProof/>
                <w:webHidden/>
              </w:rPr>
              <w:t>6</w:t>
            </w:r>
            <w:r>
              <w:rPr>
                <w:noProof/>
                <w:webHidden/>
              </w:rPr>
              <w:fldChar w:fldCharType="end"/>
            </w:r>
          </w:hyperlink>
        </w:p>
        <w:p w14:paraId="71E88F5D" w14:textId="3B1E5D3A" w:rsidR="00D408E2" w:rsidRDefault="00D408E2">
          <w:pPr>
            <w:pStyle w:val="TOC1"/>
            <w:tabs>
              <w:tab w:val="right" w:leader="dot" w:pos="9016"/>
            </w:tabs>
            <w:rPr>
              <w:rFonts w:asciiTheme="minorHAnsi" w:eastAsiaTheme="minorEastAsia" w:hAnsiTheme="minorHAnsi"/>
              <w:noProof/>
              <w:color w:val="auto"/>
              <w:lang w:eastAsia="en-AU"/>
            </w:rPr>
          </w:pPr>
          <w:hyperlink w:anchor="_Toc32556935" w:history="1">
            <w:r w:rsidRPr="00564E5A">
              <w:rPr>
                <w:rStyle w:val="Hyperlink"/>
                <w:noProof/>
              </w:rPr>
              <w:t>Project Description</w:t>
            </w:r>
            <w:r>
              <w:rPr>
                <w:noProof/>
                <w:webHidden/>
              </w:rPr>
              <w:tab/>
            </w:r>
            <w:r>
              <w:rPr>
                <w:noProof/>
                <w:webHidden/>
              </w:rPr>
              <w:fldChar w:fldCharType="begin"/>
            </w:r>
            <w:r>
              <w:rPr>
                <w:noProof/>
                <w:webHidden/>
              </w:rPr>
              <w:instrText xml:space="preserve"> PAGEREF _Toc32556935 \h </w:instrText>
            </w:r>
            <w:r>
              <w:rPr>
                <w:noProof/>
                <w:webHidden/>
              </w:rPr>
            </w:r>
            <w:r>
              <w:rPr>
                <w:noProof/>
                <w:webHidden/>
              </w:rPr>
              <w:fldChar w:fldCharType="separate"/>
            </w:r>
            <w:r>
              <w:rPr>
                <w:noProof/>
                <w:webHidden/>
              </w:rPr>
              <w:t>7</w:t>
            </w:r>
            <w:r>
              <w:rPr>
                <w:noProof/>
                <w:webHidden/>
              </w:rPr>
              <w:fldChar w:fldCharType="end"/>
            </w:r>
          </w:hyperlink>
        </w:p>
        <w:p w14:paraId="01D0D97A" w14:textId="5367624D" w:rsidR="00D408E2" w:rsidRDefault="00D408E2">
          <w:pPr>
            <w:pStyle w:val="TOC2"/>
            <w:tabs>
              <w:tab w:val="right" w:leader="dot" w:pos="9016"/>
            </w:tabs>
            <w:rPr>
              <w:rFonts w:asciiTheme="minorHAnsi" w:eastAsiaTheme="minorEastAsia" w:hAnsiTheme="minorHAnsi"/>
              <w:noProof/>
              <w:color w:val="auto"/>
              <w:lang w:eastAsia="en-AU"/>
            </w:rPr>
          </w:pPr>
          <w:hyperlink w:anchor="_Toc32556936" w:history="1">
            <w:r w:rsidRPr="00564E5A">
              <w:rPr>
                <w:rStyle w:val="Hyperlink"/>
                <w:noProof/>
              </w:rPr>
              <w:t>Overview</w:t>
            </w:r>
            <w:r>
              <w:rPr>
                <w:noProof/>
                <w:webHidden/>
              </w:rPr>
              <w:tab/>
            </w:r>
            <w:r>
              <w:rPr>
                <w:noProof/>
                <w:webHidden/>
              </w:rPr>
              <w:fldChar w:fldCharType="begin"/>
            </w:r>
            <w:r>
              <w:rPr>
                <w:noProof/>
                <w:webHidden/>
              </w:rPr>
              <w:instrText xml:space="preserve"> PAGEREF _Toc32556936 \h </w:instrText>
            </w:r>
            <w:r>
              <w:rPr>
                <w:noProof/>
                <w:webHidden/>
              </w:rPr>
            </w:r>
            <w:r>
              <w:rPr>
                <w:noProof/>
                <w:webHidden/>
              </w:rPr>
              <w:fldChar w:fldCharType="separate"/>
            </w:r>
            <w:r>
              <w:rPr>
                <w:noProof/>
                <w:webHidden/>
              </w:rPr>
              <w:t>7</w:t>
            </w:r>
            <w:r>
              <w:rPr>
                <w:noProof/>
                <w:webHidden/>
              </w:rPr>
              <w:fldChar w:fldCharType="end"/>
            </w:r>
          </w:hyperlink>
        </w:p>
        <w:p w14:paraId="4433C602" w14:textId="576B5644" w:rsidR="00D408E2" w:rsidRDefault="00D408E2">
          <w:pPr>
            <w:pStyle w:val="TOC3"/>
            <w:tabs>
              <w:tab w:val="right" w:leader="dot" w:pos="9016"/>
            </w:tabs>
            <w:rPr>
              <w:rFonts w:asciiTheme="minorHAnsi" w:eastAsiaTheme="minorEastAsia" w:hAnsiTheme="minorHAnsi"/>
              <w:noProof/>
              <w:color w:val="auto"/>
              <w:lang w:eastAsia="en-AU"/>
            </w:rPr>
          </w:pPr>
          <w:hyperlink w:anchor="_Toc32556937" w:history="1">
            <w:r w:rsidRPr="00564E5A">
              <w:rPr>
                <w:rStyle w:val="Hyperlink"/>
                <w:noProof/>
              </w:rPr>
              <w:t>Motivation</w:t>
            </w:r>
            <w:r>
              <w:rPr>
                <w:noProof/>
                <w:webHidden/>
              </w:rPr>
              <w:tab/>
            </w:r>
            <w:r>
              <w:rPr>
                <w:noProof/>
                <w:webHidden/>
              </w:rPr>
              <w:fldChar w:fldCharType="begin"/>
            </w:r>
            <w:r>
              <w:rPr>
                <w:noProof/>
                <w:webHidden/>
              </w:rPr>
              <w:instrText xml:space="preserve"> PAGEREF _Toc32556937 \h </w:instrText>
            </w:r>
            <w:r>
              <w:rPr>
                <w:noProof/>
                <w:webHidden/>
              </w:rPr>
            </w:r>
            <w:r>
              <w:rPr>
                <w:noProof/>
                <w:webHidden/>
              </w:rPr>
              <w:fldChar w:fldCharType="separate"/>
            </w:r>
            <w:r>
              <w:rPr>
                <w:noProof/>
                <w:webHidden/>
              </w:rPr>
              <w:t>7</w:t>
            </w:r>
            <w:r>
              <w:rPr>
                <w:noProof/>
                <w:webHidden/>
              </w:rPr>
              <w:fldChar w:fldCharType="end"/>
            </w:r>
          </w:hyperlink>
        </w:p>
        <w:p w14:paraId="11400669" w14:textId="5C82FD51" w:rsidR="00D408E2" w:rsidRDefault="00D408E2">
          <w:pPr>
            <w:pStyle w:val="TOC3"/>
            <w:tabs>
              <w:tab w:val="right" w:leader="dot" w:pos="9016"/>
            </w:tabs>
            <w:rPr>
              <w:rFonts w:asciiTheme="minorHAnsi" w:eastAsiaTheme="minorEastAsia" w:hAnsiTheme="minorHAnsi"/>
              <w:noProof/>
              <w:color w:val="auto"/>
              <w:lang w:eastAsia="en-AU"/>
            </w:rPr>
          </w:pPr>
          <w:hyperlink w:anchor="_Toc32556938" w:history="1">
            <w:r w:rsidRPr="00564E5A">
              <w:rPr>
                <w:rStyle w:val="Hyperlink"/>
                <w:noProof/>
              </w:rPr>
              <w:t>Landscape</w:t>
            </w:r>
            <w:r>
              <w:rPr>
                <w:noProof/>
                <w:webHidden/>
              </w:rPr>
              <w:tab/>
            </w:r>
            <w:r>
              <w:rPr>
                <w:noProof/>
                <w:webHidden/>
              </w:rPr>
              <w:fldChar w:fldCharType="begin"/>
            </w:r>
            <w:r>
              <w:rPr>
                <w:noProof/>
                <w:webHidden/>
              </w:rPr>
              <w:instrText xml:space="preserve"> PAGEREF _Toc32556938 \h </w:instrText>
            </w:r>
            <w:r>
              <w:rPr>
                <w:noProof/>
                <w:webHidden/>
              </w:rPr>
            </w:r>
            <w:r>
              <w:rPr>
                <w:noProof/>
                <w:webHidden/>
              </w:rPr>
              <w:fldChar w:fldCharType="separate"/>
            </w:r>
            <w:r>
              <w:rPr>
                <w:noProof/>
                <w:webHidden/>
              </w:rPr>
              <w:t>7</w:t>
            </w:r>
            <w:r>
              <w:rPr>
                <w:noProof/>
                <w:webHidden/>
              </w:rPr>
              <w:fldChar w:fldCharType="end"/>
            </w:r>
          </w:hyperlink>
        </w:p>
        <w:p w14:paraId="60429FCB" w14:textId="3F259144" w:rsidR="00D408E2" w:rsidRDefault="00D408E2">
          <w:pPr>
            <w:pStyle w:val="TOC2"/>
            <w:tabs>
              <w:tab w:val="right" w:leader="dot" w:pos="9016"/>
            </w:tabs>
            <w:rPr>
              <w:rFonts w:asciiTheme="minorHAnsi" w:eastAsiaTheme="minorEastAsia" w:hAnsiTheme="minorHAnsi"/>
              <w:noProof/>
              <w:color w:val="auto"/>
              <w:lang w:eastAsia="en-AU"/>
            </w:rPr>
          </w:pPr>
          <w:hyperlink w:anchor="_Toc32556939" w:history="1">
            <w:r w:rsidRPr="00564E5A">
              <w:rPr>
                <w:rStyle w:val="Hyperlink"/>
                <w:noProof/>
              </w:rPr>
              <w:t>Detailed Description</w:t>
            </w:r>
            <w:r>
              <w:rPr>
                <w:noProof/>
                <w:webHidden/>
              </w:rPr>
              <w:tab/>
            </w:r>
            <w:r>
              <w:rPr>
                <w:noProof/>
                <w:webHidden/>
              </w:rPr>
              <w:fldChar w:fldCharType="begin"/>
            </w:r>
            <w:r>
              <w:rPr>
                <w:noProof/>
                <w:webHidden/>
              </w:rPr>
              <w:instrText xml:space="preserve"> PAGEREF _Toc32556939 \h </w:instrText>
            </w:r>
            <w:r>
              <w:rPr>
                <w:noProof/>
                <w:webHidden/>
              </w:rPr>
            </w:r>
            <w:r>
              <w:rPr>
                <w:noProof/>
                <w:webHidden/>
              </w:rPr>
              <w:fldChar w:fldCharType="separate"/>
            </w:r>
            <w:r>
              <w:rPr>
                <w:noProof/>
                <w:webHidden/>
              </w:rPr>
              <w:t>8</w:t>
            </w:r>
            <w:r>
              <w:rPr>
                <w:noProof/>
                <w:webHidden/>
              </w:rPr>
              <w:fldChar w:fldCharType="end"/>
            </w:r>
          </w:hyperlink>
        </w:p>
        <w:p w14:paraId="76F90AAE" w14:textId="7CBD79E0" w:rsidR="00D408E2" w:rsidRDefault="00D408E2">
          <w:pPr>
            <w:pStyle w:val="TOC3"/>
            <w:tabs>
              <w:tab w:val="right" w:leader="dot" w:pos="9016"/>
            </w:tabs>
            <w:rPr>
              <w:rFonts w:asciiTheme="minorHAnsi" w:eastAsiaTheme="minorEastAsia" w:hAnsiTheme="minorHAnsi"/>
              <w:noProof/>
              <w:color w:val="auto"/>
              <w:lang w:eastAsia="en-AU"/>
            </w:rPr>
          </w:pPr>
          <w:hyperlink w:anchor="_Toc32556940" w:history="1">
            <w:r w:rsidRPr="00564E5A">
              <w:rPr>
                <w:rStyle w:val="Hyperlink"/>
                <w:noProof/>
              </w:rPr>
              <w:t>Aims</w:t>
            </w:r>
            <w:r>
              <w:rPr>
                <w:noProof/>
                <w:webHidden/>
              </w:rPr>
              <w:tab/>
            </w:r>
            <w:r>
              <w:rPr>
                <w:noProof/>
                <w:webHidden/>
              </w:rPr>
              <w:fldChar w:fldCharType="begin"/>
            </w:r>
            <w:r>
              <w:rPr>
                <w:noProof/>
                <w:webHidden/>
              </w:rPr>
              <w:instrText xml:space="preserve"> PAGEREF _Toc32556940 \h </w:instrText>
            </w:r>
            <w:r>
              <w:rPr>
                <w:noProof/>
                <w:webHidden/>
              </w:rPr>
            </w:r>
            <w:r>
              <w:rPr>
                <w:noProof/>
                <w:webHidden/>
              </w:rPr>
              <w:fldChar w:fldCharType="separate"/>
            </w:r>
            <w:r>
              <w:rPr>
                <w:noProof/>
                <w:webHidden/>
              </w:rPr>
              <w:t>8</w:t>
            </w:r>
            <w:r>
              <w:rPr>
                <w:noProof/>
                <w:webHidden/>
              </w:rPr>
              <w:fldChar w:fldCharType="end"/>
            </w:r>
          </w:hyperlink>
        </w:p>
        <w:p w14:paraId="4B1BB08B" w14:textId="201DB548" w:rsidR="00D408E2" w:rsidRDefault="00D408E2">
          <w:pPr>
            <w:pStyle w:val="TOC3"/>
            <w:tabs>
              <w:tab w:val="right" w:leader="dot" w:pos="9016"/>
            </w:tabs>
            <w:rPr>
              <w:rFonts w:asciiTheme="minorHAnsi" w:eastAsiaTheme="minorEastAsia" w:hAnsiTheme="minorHAnsi"/>
              <w:noProof/>
              <w:color w:val="auto"/>
              <w:lang w:eastAsia="en-AU"/>
            </w:rPr>
          </w:pPr>
          <w:hyperlink w:anchor="_Toc32556941" w:history="1">
            <w:r w:rsidRPr="00564E5A">
              <w:rPr>
                <w:rStyle w:val="Hyperlink"/>
                <w:noProof/>
              </w:rPr>
              <w:t>Goal 1</w:t>
            </w:r>
            <w:r>
              <w:rPr>
                <w:noProof/>
                <w:webHidden/>
              </w:rPr>
              <w:tab/>
            </w:r>
            <w:r>
              <w:rPr>
                <w:noProof/>
                <w:webHidden/>
              </w:rPr>
              <w:fldChar w:fldCharType="begin"/>
            </w:r>
            <w:r>
              <w:rPr>
                <w:noProof/>
                <w:webHidden/>
              </w:rPr>
              <w:instrText xml:space="preserve"> PAGEREF _Toc32556941 \h </w:instrText>
            </w:r>
            <w:r>
              <w:rPr>
                <w:noProof/>
                <w:webHidden/>
              </w:rPr>
            </w:r>
            <w:r>
              <w:rPr>
                <w:noProof/>
                <w:webHidden/>
              </w:rPr>
              <w:fldChar w:fldCharType="separate"/>
            </w:r>
            <w:r>
              <w:rPr>
                <w:noProof/>
                <w:webHidden/>
              </w:rPr>
              <w:t>8</w:t>
            </w:r>
            <w:r>
              <w:rPr>
                <w:noProof/>
                <w:webHidden/>
              </w:rPr>
              <w:fldChar w:fldCharType="end"/>
            </w:r>
          </w:hyperlink>
        </w:p>
        <w:p w14:paraId="00509DBD" w14:textId="6438E042" w:rsidR="00D408E2" w:rsidRDefault="00D408E2">
          <w:pPr>
            <w:pStyle w:val="TOC3"/>
            <w:tabs>
              <w:tab w:val="right" w:leader="dot" w:pos="9016"/>
            </w:tabs>
            <w:rPr>
              <w:rFonts w:asciiTheme="minorHAnsi" w:eastAsiaTheme="minorEastAsia" w:hAnsiTheme="minorHAnsi"/>
              <w:noProof/>
              <w:color w:val="auto"/>
              <w:lang w:eastAsia="en-AU"/>
            </w:rPr>
          </w:pPr>
          <w:hyperlink w:anchor="_Toc32556942" w:history="1">
            <w:r w:rsidRPr="00564E5A">
              <w:rPr>
                <w:rStyle w:val="Hyperlink"/>
                <w:noProof/>
              </w:rPr>
              <w:t>Goal 2</w:t>
            </w:r>
            <w:r>
              <w:rPr>
                <w:noProof/>
                <w:webHidden/>
              </w:rPr>
              <w:tab/>
            </w:r>
            <w:r>
              <w:rPr>
                <w:noProof/>
                <w:webHidden/>
              </w:rPr>
              <w:fldChar w:fldCharType="begin"/>
            </w:r>
            <w:r>
              <w:rPr>
                <w:noProof/>
                <w:webHidden/>
              </w:rPr>
              <w:instrText xml:space="preserve"> PAGEREF _Toc32556942 \h </w:instrText>
            </w:r>
            <w:r>
              <w:rPr>
                <w:noProof/>
                <w:webHidden/>
              </w:rPr>
            </w:r>
            <w:r>
              <w:rPr>
                <w:noProof/>
                <w:webHidden/>
              </w:rPr>
              <w:fldChar w:fldCharType="separate"/>
            </w:r>
            <w:r>
              <w:rPr>
                <w:noProof/>
                <w:webHidden/>
              </w:rPr>
              <w:t>8</w:t>
            </w:r>
            <w:r>
              <w:rPr>
                <w:noProof/>
                <w:webHidden/>
              </w:rPr>
              <w:fldChar w:fldCharType="end"/>
            </w:r>
          </w:hyperlink>
        </w:p>
        <w:p w14:paraId="2FC01BF3" w14:textId="2F729F00" w:rsidR="00D408E2" w:rsidRDefault="00D408E2">
          <w:pPr>
            <w:pStyle w:val="TOC3"/>
            <w:tabs>
              <w:tab w:val="right" w:leader="dot" w:pos="9016"/>
            </w:tabs>
            <w:rPr>
              <w:rFonts w:asciiTheme="minorHAnsi" w:eastAsiaTheme="minorEastAsia" w:hAnsiTheme="minorHAnsi"/>
              <w:noProof/>
              <w:color w:val="auto"/>
              <w:lang w:eastAsia="en-AU"/>
            </w:rPr>
          </w:pPr>
          <w:hyperlink w:anchor="_Toc32556943" w:history="1">
            <w:r w:rsidRPr="00564E5A">
              <w:rPr>
                <w:rStyle w:val="Hyperlink"/>
                <w:noProof/>
              </w:rPr>
              <w:t>Goal 3</w:t>
            </w:r>
            <w:r>
              <w:rPr>
                <w:noProof/>
                <w:webHidden/>
              </w:rPr>
              <w:tab/>
            </w:r>
            <w:r>
              <w:rPr>
                <w:noProof/>
                <w:webHidden/>
              </w:rPr>
              <w:fldChar w:fldCharType="begin"/>
            </w:r>
            <w:r>
              <w:rPr>
                <w:noProof/>
                <w:webHidden/>
              </w:rPr>
              <w:instrText xml:space="preserve"> PAGEREF _Toc32556943 \h </w:instrText>
            </w:r>
            <w:r>
              <w:rPr>
                <w:noProof/>
                <w:webHidden/>
              </w:rPr>
            </w:r>
            <w:r>
              <w:rPr>
                <w:noProof/>
                <w:webHidden/>
              </w:rPr>
              <w:fldChar w:fldCharType="separate"/>
            </w:r>
            <w:r>
              <w:rPr>
                <w:noProof/>
                <w:webHidden/>
              </w:rPr>
              <w:t>8</w:t>
            </w:r>
            <w:r>
              <w:rPr>
                <w:noProof/>
                <w:webHidden/>
              </w:rPr>
              <w:fldChar w:fldCharType="end"/>
            </w:r>
          </w:hyperlink>
        </w:p>
        <w:p w14:paraId="77FD0D45" w14:textId="74790B17" w:rsidR="00D408E2" w:rsidRDefault="00D408E2">
          <w:pPr>
            <w:pStyle w:val="TOC3"/>
            <w:tabs>
              <w:tab w:val="right" w:leader="dot" w:pos="9016"/>
            </w:tabs>
            <w:rPr>
              <w:rFonts w:asciiTheme="minorHAnsi" w:eastAsiaTheme="minorEastAsia" w:hAnsiTheme="minorHAnsi"/>
              <w:noProof/>
              <w:color w:val="auto"/>
              <w:lang w:eastAsia="en-AU"/>
            </w:rPr>
          </w:pPr>
          <w:hyperlink w:anchor="_Toc32556944" w:history="1">
            <w:r w:rsidRPr="00564E5A">
              <w:rPr>
                <w:rStyle w:val="Hyperlink"/>
                <w:noProof/>
              </w:rPr>
              <w:t>Goal 4</w:t>
            </w:r>
            <w:r>
              <w:rPr>
                <w:noProof/>
                <w:webHidden/>
              </w:rPr>
              <w:tab/>
            </w:r>
            <w:r>
              <w:rPr>
                <w:noProof/>
                <w:webHidden/>
              </w:rPr>
              <w:fldChar w:fldCharType="begin"/>
            </w:r>
            <w:r>
              <w:rPr>
                <w:noProof/>
                <w:webHidden/>
              </w:rPr>
              <w:instrText xml:space="preserve"> PAGEREF _Toc32556944 \h </w:instrText>
            </w:r>
            <w:r>
              <w:rPr>
                <w:noProof/>
                <w:webHidden/>
              </w:rPr>
            </w:r>
            <w:r>
              <w:rPr>
                <w:noProof/>
                <w:webHidden/>
              </w:rPr>
              <w:fldChar w:fldCharType="separate"/>
            </w:r>
            <w:r>
              <w:rPr>
                <w:noProof/>
                <w:webHidden/>
              </w:rPr>
              <w:t>8</w:t>
            </w:r>
            <w:r>
              <w:rPr>
                <w:noProof/>
                <w:webHidden/>
              </w:rPr>
              <w:fldChar w:fldCharType="end"/>
            </w:r>
          </w:hyperlink>
        </w:p>
        <w:p w14:paraId="41F3100B" w14:textId="630015AB" w:rsidR="00D408E2" w:rsidRDefault="00D408E2">
          <w:pPr>
            <w:pStyle w:val="TOC3"/>
            <w:tabs>
              <w:tab w:val="right" w:leader="dot" w:pos="9016"/>
            </w:tabs>
            <w:rPr>
              <w:rFonts w:asciiTheme="minorHAnsi" w:eastAsiaTheme="minorEastAsia" w:hAnsiTheme="minorHAnsi"/>
              <w:noProof/>
              <w:color w:val="auto"/>
              <w:lang w:eastAsia="en-AU"/>
            </w:rPr>
          </w:pPr>
          <w:hyperlink w:anchor="_Toc32556945" w:history="1">
            <w:r w:rsidRPr="00564E5A">
              <w:rPr>
                <w:rStyle w:val="Hyperlink"/>
                <w:noProof/>
              </w:rPr>
              <w:t>Goal 5</w:t>
            </w:r>
            <w:r>
              <w:rPr>
                <w:noProof/>
                <w:webHidden/>
              </w:rPr>
              <w:tab/>
            </w:r>
            <w:r>
              <w:rPr>
                <w:noProof/>
                <w:webHidden/>
              </w:rPr>
              <w:fldChar w:fldCharType="begin"/>
            </w:r>
            <w:r>
              <w:rPr>
                <w:noProof/>
                <w:webHidden/>
              </w:rPr>
              <w:instrText xml:space="preserve"> PAGEREF _Toc32556945 \h </w:instrText>
            </w:r>
            <w:r>
              <w:rPr>
                <w:noProof/>
                <w:webHidden/>
              </w:rPr>
            </w:r>
            <w:r>
              <w:rPr>
                <w:noProof/>
                <w:webHidden/>
              </w:rPr>
              <w:fldChar w:fldCharType="separate"/>
            </w:r>
            <w:r>
              <w:rPr>
                <w:noProof/>
                <w:webHidden/>
              </w:rPr>
              <w:t>8</w:t>
            </w:r>
            <w:r>
              <w:rPr>
                <w:noProof/>
                <w:webHidden/>
              </w:rPr>
              <w:fldChar w:fldCharType="end"/>
            </w:r>
          </w:hyperlink>
        </w:p>
        <w:p w14:paraId="24BB5921" w14:textId="602A3757" w:rsidR="00D408E2" w:rsidRDefault="00D408E2">
          <w:pPr>
            <w:pStyle w:val="TOC3"/>
            <w:tabs>
              <w:tab w:val="right" w:leader="dot" w:pos="9016"/>
            </w:tabs>
            <w:rPr>
              <w:rFonts w:asciiTheme="minorHAnsi" w:eastAsiaTheme="minorEastAsia" w:hAnsiTheme="minorHAnsi"/>
              <w:noProof/>
              <w:color w:val="auto"/>
              <w:lang w:eastAsia="en-AU"/>
            </w:rPr>
          </w:pPr>
          <w:hyperlink w:anchor="_Toc32556946" w:history="1">
            <w:r w:rsidRPr="00564E5A">
              <w:rPr>
                <w:rStyle w:val="Hyperlink"/>
                <w:noProof/>
              </w:rPr>
              <w:t>Plans and Progress</w:t>
            </w:r>
            <w:r>
              <w:rPr>
                <w:noProof/>
                <w:webHidden/>
              </w:rPr>
              <w:tab/>
            </w:r>
            <w:r>
              <w:rPr>
                <w:noProof/>
                <w:webHidden/>
              </w:rPr>
              <w:fldChar w:fldCharType="begin"/>
            </w:r>
            <w:r>
              <w:rPr>
                <w:noProof/>
                <w:webHidden/>
              </w:rPr>
              <w:instrText xml:space="preserve"> PAGEREF _Toc32556946 \h </w:instrText>
            </w:r>
            <w:r>
              <w:rPr>
                <w:noProof/>
                <w:webHidden/>
              </w:rPr>
            </w:r>
            <w:r>
              <w:rPr>
                <w:noProof/>
                <w:webHidden/>
              </w:rPr>
              <w:fldChar w:fldCharType="separate"/>
            </w:r>
            <w:r>
              <w:rPr>
                <w:noProof/>
                <w:webHidden/>
              </w:rPr>
              <w:t>9</w:t>
            </w:r>
            <w:r>
              <w:rPr>
                <w:noProof/>
                <w:webHidden/>
              </w:rPr>
              <w:fldChar w:fldCharType="end"/>
            </w:r>
          </w:hyperlink>
        </w:p>
        <w:p w14:paraId="42570661" w14:textId="66D53502" w:rsidR="00D408E2" w:rsidRDefault="00D408E2">
          <w:pPr>
            <w:pStyle w:val="TOC3"/>
            <w:tabs>
              <w:tab w:val="right" w:leader="dot" w:pos="9016"/>
            </w:tabs>
            <w:rPr>
              <w:rFonts w:asciiTheme="minorHAnsi" w:eastAsiaTheme="minorEastAsia" w:hAnsiTheme="minorHAnsi"/>
              <w:noProof/>
              <w:color w:val="auto"/>
              <w:lang w:eastAsia="en-AU"/>
            </w:rPr>
          </w:pPr>
          <w:hyperlink w:anchor="_Toc32556947" w:history="1">
            <w:r w:rsidRPr="00564E5A">
              <w:rPr>
                <w:rStyle w:val="Hyperlink"/>
                <w:noProof/>
              </w:rPr>
              <w:t>Background notes and dead ends.</w:t>
            </w:r>
            <w:r>
              <w:rPr>
                <w:noProof/>
                <w:webHidden/>
              </w:rPr>
              <w:tab/>
            </w:r>
            <w:r>
              <w:rPr>
                <w:noProof/>
                <w:webHidden/>
              </w:rPr>
              <w:fldChar w:fldCharType="begin"/>
            </w:r>
            <w:r>
              <w:rPr>
                <w:noProof/>
                <w:webHidden/>
              </w:rPr>
              <w:instrText xml:space="preserve"> PAGEREF _Toc32556947 \h </w:instrText>
            </w:r>
            <w:r>
              <w:rPr>
                <w:noProof/>
                <w:webHidden/>
              </w:rPr>
            </w:r>
            <w:r>
              <w:rPr>
                <w:noProof/>
                <w:webHidden/>
              </w:rPr>
              <w:fldChar w:fldCharType="separate"/>
            </w:r>
            <w:r>
              <w:rPr>
                <w:noProof/>
                <w:webHidden/>
              </w:rPr>
              <w:t>11</w:t>
            </w:r>
            <w:r>
              <w:rPr>
                <w:noProof/>
                <w:webHidden/>
              </w:rPr>
              <w:fldChar w:fldCharType="end"/>
            </w:r>
          </w:hyperlink>
        </w:p>
        <w:p w14:paraId="1F9C8458" w14:textId="5FB16083" w:rsidR="00D408E2" w:rsidRDefault="00D408E2">
          <w:pPr>
            <w:pStyle w:val="TOC3"/>
            <w:tabs>
              <w:tab w:val="right" w:leader="dot" w:pos="9016"/>
            </w:tabs>
            <w:rPr>
              <w:rFonts w:asciiTheme="minorHAnsi" w:eastAsiaTheme="minorEastAsia" w:hAnsiTheme="minorHAnsi"/>
              <w:noProof/>
              <w:color w:val="auto"/>
              <w:lang w:eastAsia="en-AU"/>
            </w:rPr>
          </w:pPr>
          <w:hyperlink w:anchor="_Toc32556948" w:history="1">
            <w:r w:rsidRPr="00564E5A">
              <w:rPr>
                <w:rStyle w:val="Hyperlink"/>
                <w:noProof/>
              </w:rPr>
              <w:t>Roles</w:t>
            </w:r>
            <w:r>
              <w:rPr>
                <w:noProof/>
                <w:webHidden/>
              </w:rPr>
              <w:tab/>
            </w:r>
            <w:r>
              <w:rPr>
                <w:noProof/>
                <w:webHidden/>
              </w:rPr>
              <w:fldChar w:fldCharType="begin"/>
            </w:r>
            <w:r>
              <w:rPr>
                <w:noProof/>
                <w:webHidden/>
              </w:rPr>
              <w:instrText xml:space="preserve"> PAGEREF _Toc32556948 \h </w:instrText>
            </w:r>
            <w:r>
              <w:rPr>
                <w:noProof/>
                <w:webHidden/>
              </w:rPr>
            </w:r>
            <w:r>
              <w:rPr>
                <w:noProof/>
                <w:webHidden/>
              </w:rPr>
              <w:fldChar w:fldCharType="separate"/>
            </w:r>
            <w:r>
              <w:rPr>
                <w:noProof/>
                <w:webHidden/>
              </w:rPr>
              <w:t>13</w:t>
            </w:r>
            <w:r>
              <w:rPr>
                <w:noProof/>
                <w:webHidden/>
              </w:rPr>
              <w:fldChar w:fldCharType="end"/>
            </w:r>
          </w:hyperlink>
        </w:p>
        <w:p w14:paraId="528DD3EC" w14:textId="0BB2FD79" w:rsidR="00D408E2" w:rsidRDefault="00D408E2">
          <w:pPr>
            <w:pStyle w:val="TOC3"/>
            <w:tabs>
              <w:tab w:val="right" w:leader="dot" w:pos="9016"/>
            </w:tabs>
            <w:rPr>
              <w:rFonts w:asciiTheme="minorHAnsi" w:eastAsiaTheme="minorEastAsia" w:hAnsiTheme="minorHAnsi"/>
              <w:noProof/>
              <w:color w:val="auto"/>
              <w:lang w:eastAsia="en-AU"/>
            </w:rPr>
          </w:pPr>
          <w:hyperlink w:anchor="_Toc32556949" w:history="1">
            <w:r w:rsidRPr="00564E5A">
              <w:rPr>
                <w:rStyle w:val="Hyperlink"/>
                <w:noProof/>
              </w:rPr>
              <w:t>Scope and Limits</w:t>
            </w:r>
            <w:r>
              <w:rPr>
                <w:noProof/>
                <w:webHidden/>
              </w:rPr>
              <w:tab/>
            </w:r>
            <w:r>
              <w:rPr>
                <w:noProof/>
                <w:webHidden/>
              </w:rPr>
              <w:fldChar w:fldCharType="begin"/>
            </w:r>
            <w:r>
              <w:rPr>
                <w:noProof/>
                <w:webHidden/>
              </w:rPr>
              <w:instrText xml:space="preserve"> PAGEREF _Toc32556949 \h </w:instrText>
            </w:r>
            <w:r>
              <w:rPr>
                <w:noProof/>
                <w:webHidden/>
              </w:rPr>
            </w:r>
            <w:r>
              <w:rPr>
                <w:noProof/>
                <w:webHidden/>
              </w:rPr>
              <w:fldChar w:fldCharType="separate"/>
            </w:r>
            <w:r>
              <w:rPr>
                <w:noProof/>
                <w:webHidden/>
              </w:rPr>
              <w:t>13</w:t>
            </w:r>
            <w:r>
              <w:rPr>
                <w:noProof/>
                <w:webHidden/>
              </w:rPr>
              <w:fldChar w:fldCharType="end"/>
            </w:r>
          </w:hyperlink>
        </w:p>
        <w:p w14:paraId="2607E82B" w14:textId="12CD441A" w:rsidR="00D408E2" w:rsidRDefault="00D408E2">
          <w:pPr>
            <w:pStyle w:val="TOC3"/>
            <w:tabs>
              <w:tab w:val="right" w:leader="dot" w:pos="9016"/>
            </w:tabs>
            <w:rPr>
              <w:rFonts w:asciiTheme="minorHAnsi" w:eastAsiaTheme="minorEastAsia" w:hAnsiTheme="minorHAnsi"/>
              <w:noProof/>
              <w:color w:val="auto"/>
              <w:lang w:eastAsia="en-AU"/>
            </w:rPr>
          </w:pPr>
          <w:hyperlink w:anchor="_Toc32556950" w:history="1">
            <w:r w:rsidRPr="00564E5A">
              <w:rPr>
                <w:rStyle w:val="Hyperlink"/>
                <w:noProof/>
              </w:rPr>
              <w:t>Tools and Technologies</w:t>
            </w:r>
            <w:r>
              <w:rPr>
                <w:noProof/>
                <w:webHidden/>
              </w:rPr>
              <w:tab/>
            </w:r>
            <w:r>
              <w:rPr>
                <w:noProof/>
                <w:webHidden/>
              </w:rPr>
              <w:fldChar w:fldCharType="begin"/>
            </w:r>
            <w:r>
              <w:rPr>
                <w:noProof/>
                <w:webHidden/>
              </w:rPr>
              <w:instrText xml:space="preserve"> PAGEREF _Toc32556950 \h </w:instrText>
            </w:r>
            <w:r>
              <w:rPr>
                <w:noProof/>
                <w:webHidden/>
              </w:rPr>
            </w:r>
            <w:r>
              <w:rPr>
                <w:noProof/>
                <w:webHidden/>
              </w:rPr>
              <w:fldChar w:fldCharType="separate"/>
            </w:r>
            <w:r>
              <w:rPr>
                <w:noProof/>
                <w:webHidden/>
              </w:rPr>
              <w:t>14</w:t>
            </w:r>
            <w:r>
              <w:rPr>
                <w:noProof/>
                <w:webHidden/>
              </w:rPr>
              <w:fldChar w:fldCharType="end"/>
            </w:r>
          </w:hyperlink>
        </w:p>
        <w:p w14:paraId="18626E86" w14:textId="31A1528A" w:rsidR="00D408E2" w:rsidRDefault="00D408E2">
          <w:pPr>
            <w:pStyle w:val="TOC3"/>
            <w:tabs>
              <w:tab w:val="right" w:leader="dot" w:pos="9016"/>
            </w:tabs>
            <w:rPr>
              <w:rFonts w:asciiTheme="minorHAnsi" w:eastAsiaTheme="minorEastAsia" w:hAnsiTheme="minorHAnsi"/>
              <w:noProof/>
              <w:color w:val="auto"/>
              <w:lang w:eastAsia="en-AU"/>
            </w:rPr>
          </w:pPr>
          <w:hyperlink w:anchor="_Toc32556951" w:history="1">
            <w:r w:rsidRPr="00564E5A">
              <w:rPr>
                <w:rStyle w:val="Hyperlink"/>
                <w:noProof/>
              </w:rPr>
              <w:t>Testing</w:t>
            </w:r>
            <w:r>
              <w:rPr>
                <w:noProof/>
                <w:webHidden/>
              </w:rPr>
              <w:tab/>
            </w:r>
            <w:r>
              <w:rPr>
                <w:noProof/>
                <w:webHidden/>
              </w:rPr>
              <w:fldChar w:fldCharType="begin"/>
            </w:r>
            <w:r>
              <w:rPr>
                <w:noProof/>
                <w:webHidden/>
              </w:rPr>
              <w:instrText xml:space="preserve"> PAGEREF _Toc32556951 \h </w:instrText>
            </w:r>
            <w:r>
              <w:rPr>
                <w:noProof/>
                <w:webHidden/>
              </w:rPr>
            </w:r>
            <w:r>
              <w:rPr>
                <w:noProof/>
                <w:webHidden/>
              </w:rPr>
              <w:fldChar w:fldCharType="separate"/>
            </w:r>
            <w:r>
              <w:rPr>
                <w:noProof/>
                <w:webHidden/>
              </w:rPr>
              <w:t>17</w:t>
            </w:r>
            <w:r>
              <w:rPr>
                <w:noProof/>
                <w:webHidden/>
              </w:rPr>
              <w:fldChar w:fldCharType="end"/>
            </w:r>
          </w:hyperlink>
        </w:p>
        <w:p w14:paraId="1336C74D" w14:textId="6FCDF369" w:rsidR="00D408E2" w:rsidRDefault="00D408E2">
          <w:pPr>
            <w:pStyle w:val="TOC3"/>
            <w:tabs>
              <w:tab w:val="right" w:leader="dot" w:pos="9016"/>
            </w:tabs>
            <w:rPr>
              <w:rFonts w:asciiTheme="minorHAnsi" w:eastAsiaTheme="minorEastAsia" w:hAnsiTheme="minorHAnsi"/>
              <w:noProof/>
              <w:color w:val="auto"/>
              <w:lang w:eastAsia="en-AU"/>
            </w:rPr>
          </w:pPr>
          <w:hyperlink w:anchor="_Toc32556952" w:history="1">
            <w:r w:rsidRPr="00564E5A">
              <w:rPr>
                <w:rStyle w:val="Hyperlink"/>
                <w:noProof/>
              </w:rPr>
              <w:t>Timeframe</w:t>
            </w:r>
            <w:r>
              <w:rPr>
                <w:noProof/>
                <w:webHidden/>
              </w:rPr>
              <w:tab/>
            </w:r>
            <w:r>
              <w:rPr>
                <w:noProof/>
                <w:webHidden/>
              </w:rPr>
              <w:fldChar w:fldCharType="begin"/>
            </w:r>
            <w:r>
              <w:rPr>
                <w:noProof/>
                <w:webHidden/>
              </w:rPr>
              <w:instrText xml:space="preserve"> PAGEREF _Toc32556952 \h </w:instrText>
            </w:r>
            <w:r>
              <w:rPr>
                <w:noProof/>
                <w:webHidden/>
              </w:rPr>
            </w:r>
            <w:r>
              <w:rPr>
                <w:noProof/>
                <w:webHidden/>
              </w:rPr>
              <w:fldChar w:fldCharType="separate"/>
            </w:r>
            <w:r>
              <w:rPr>
                <w:noProof/>
                <w:webHidden/>
              </w:rPr>
              <w:t>18</w:t>
            </w:r>
            <w:r>
              <w:rPr>
                <w:noProof/>
                <w:webHidden/>
              </w:rPr>
              <w:fldChar w:fldCharType="end"/>
            </w:r>
          </w:hyperlink>
        </w:p>
        <w:p w14:paraId="3788866D" w14:textId="5DA9591C" w:rsidR="00D408E2" w:rsidRDefault="00D408E2">
          <w:pPr>
            <w:pStyle w:val="TOC3"/>
            <w:tabs>
              <w:tab w:val="right" w:leader="dot" w:pos="9016"/>
            </w:tabs>
            <w:rPr>
              <w:rFonts w:asciiTheme="minorHAnsi" w:eastAsiaTheme="minorEastAsia" w:hAnsiTheme="minorHAnsi"/>
              <w:noProof/>
              <w:color w:val="auto"/>
              <w:lang w:eastAsia="en-AU"/>
            </w:rPr>
          </w:pPr>
          <w:hyperlink w:anchor="_Toc32556953" w:history="1">
            <w:r w:rsidRPr="00564E5A">
              <w:rPr>
                <w:rStyle w:val="Hyperlink"/>
                <w:noProof/>
              </w:rPr>
              <w:t>Risks</w:t>
            </w:r>
            <w:r>
              <w:rPr>
                <w:noProof/>
                <w:webHidden/>
              </w:rPr>
              <w:tab/>
            </w:r>
            <w:r>
              <w:rPr>
                <w:noProof/>
                <w:webHidden/>
              </w:rPr>
              <w:fldChar w:fldCharType="begin"/>
            </w:r>
            <w:r>
              <w:rPr>
                <w:noProof/>
                <w:webHidden/>
              </w:rPr>
              <w:instrText xml:space="preserve"> PAGEREF _Toc32556953 \h </w:instrText>
            </w:r>
            <w:r>
              <w:rPr>
                <w:noProof/>
                <w:webHidden/>
              </w:rPr>
            </w:r>
            <w:r>
              <w:rPr>
                <w:noProof/>
                <w:webHidden/>
              </w:rPr>
              <w:fldChar w:fldCharType="separate"/>
            </w:r>
            <w:r>
              <w:rPr>
                <w:noProof/>
                <w:webHidden/>
              </w:rPr>
              <w:t>19</w:t>
            </w:r>
            <w:r>
              <w:rPr>
                <w:noProof/>
                <w:webHidden/>
              </w:rPr>
              <w:fldChar w:fldCharType="end"/>
            </w:r>
          </w:hyperlink>
        </w:p>
        <w:p w14:paraId="0B99D8F2" w14:textId="49A7ED02" w:rsidR="00D408E2" w:rsidRDefault="00D408E2">
          <w:pPr>
            <w:pStyle w:val="TOC3"/>
            <w:tabs>
              <w:tab w:val="right" w:leader="dot" w:pos="9016"/>
            </w:tabs>
            <w:rPr>
              <w:rFonts w:asciiTheme="minorHAnsi" w:eastAsiaTheme="minorEastAsia" w:hAnsiTheme="minorHAnsi"/>
              <w:noProof/>
              <w:color w:val="auto"/>
              <w:lang w:eastAsia="en-AU"/>
            </w:rPr>
          </w:pPr>
          <w:hyperlink w:anchor="_Toc32556954" w:history="1">
            <w:r w:rsidRPr="00564E5A">
              <w:rPr>
                <w:rStyle w:val="Hyperlink"/>
                <w:noProof/>
              </w:rPr>
              <w:t>Group Process and Communication</w:t>
            </w:r>
            <w:r>
              <w:rPr>
                <w:noProof/>
                <w:webHidden/>
              </w:rPr>
              <w:tab/>
            </w:r>
            <w:r>
              <w:rPr>
                <w:noProof/>
                <w:webHidden/>
              </w:rPr>
              <w:fldChar w:fldCharType="begin"/>
            </w:r>
            <w:r>
              <w:rPr>
                <w:noProof/>
                <w:webHidden/>
              </w:rPr>
              <w:instrText xml:space="preserve"> PAGEREF _Toc32556954 \h </w:instrText>
            </w:r>
            <w:r>
              <w:rPr>
                <w:noProof/>
                <w:webHidden/>
              </w:rPr>
            </w:r>
            <w:r>
              <w:rPr>
                <w:noProof/>
                <w:webHidden/>
              </w:rPr>
              <w:fldChar w:fldCharType="separate"/>
            </w:r>
            <w:r>
              <w:rPr>
                <w:noProof/>
                <w:webHidden/>
              </w:rPr>
              <w:t>21</w:t>
            </w:r>
            <w:r>
              <w:rPr>
                <w:noProof/>
                <w:webHidden/>
              </w:rPr>
              <w:fldChar w:fldCharType="end"/>
            </w:r>
          </w:hyperlink>
        </w:p>
        <w:p w14:paraId="28246B1F" w14:textId="3B376B2A" w:rsidR="00D408E2" w:rsidRDefault="00D408E2">
          <w:pPr>
            <w:pStyle w:val="TOC3"/>
            <w:tabs>
              <w:tab w:val="right" w:leader="dot" w:pos="9016"/>
            </w:tabs>
            <w:rPr>
              <w:rFonts w:asciiTheme="minorHAnsi" w:eastAsiaTheme="minorEastAsia" w:hAnsiTheme="minorHAnsi"/>
              <w:noProof/>
              <w:color w:val="auto"/>
              <w:lang w:eastAsia="en-AU"/>
            </w:rPr>
          </w:pPr>
          <w:hyperlink w:anchor="_Toc32556955" w:history="1">
            <w:r w:rsidRPr="00564E5A">
              <w:rPr>
                <w:rStyle w:val="Hyperlink"/>
                <w:noProof/>
              </w:rPr>
              <w:t>Skills and Jobs</w:t>
            </w:r>
            <w:r>
              <w:rPr>
                <w:noProof/>
                <w:webHidden/>
              </w:rPr>
              <w:tab/>
            </w:r>
            <w:r>
              <w:rPr>
                <w:noProof/>
                <w:webHidden/>
              </w:rPr>
              <w:fldChar w:fldCharType="begin"/>
            </w:r>
            <w:r>
              <w:rPr>
                <w:noProof/>
                <w:webHidden/>
              </w:rPr>
              <w:instrText xml:space="preserve"> PAGEREF _Toc32556955 \h </w:instrText>
            </w:r>
            <w:r>
              <w:rPr>
                <w:noProof/>
                <w:webHidden/>
              </w:rPr>
            </w:r>
            <w:r>
              <w:rPr>
                <w:noProof/>
                <w:webHidden/>
              </w:rPr>
              <w:fldChar w:fldCharType="separate"/>
            </w:r>
            <w:r>
              <w:rPr>
                <w:noProof/>
                <w:webHidden/>
              </w:rPr>
              <w:t>22</w:t>
            </w:r>
            <w:r>
              <w:rPr>
                <w:noProof/>
                <w:webHidden/>
              </w:rPr>
              <w:fldChar w:fldCharType="end"/>
            </w:r>
          </w:hyperlink>
        </w:p>
        <w:p w14:paraId="182E4860" w14:textId="275FCDC4" w:rsidR="00D408E2" w:rsidRDefault="00D408E2">
          <w:pPr>
            <w:pStyle w:val="TOC2"/>
            <w:tabs>
              <w:tab w:val="right" w:leader="dot" w:pos="9016"/>
            </w:tabs>
            <w:rPr>
              <w:rFonts w:asciiTheme="minorHAnsi" w:eastAsiaTheme="minorEastAsia" w:hAnsiTheme="minorHAnsi"/>
              <w:noProof/>
              <w:color w:val="auto"/>
              <w:lang w:eastAsia="en-AU"/>
            </w:rPr>
          </w:pPr>
          <w:hyperlink w:anchor="_Toc32556956" w:history="1">
            <w:r w:rsidRPr="00564E5A">
              <w:rPr>
                <w:rStyle w:val="Hyperlink"/>
                <w:noProof/>
              </w:rPr>
              <w:t>Group Reflection</w:t>
            </w:r>
            <w:r>
              <w:rPr>
                <w:noProof/>
                <w:webHidden/>
              </w:rPr>
              <w:tab/>
            </w:r>
            <w:r>
              <w:rPr>
                <w:noProof/>
                <w:webHidden/>
              </w:rPr>
              <w:fldChar w:fldCharType="begin"/>
            </w:r>
            <w:r>
              <w:rPr>
                <w:noProof/>
                <w:webHidden/>
              </w:rPr>
              <w:instrText xml:space="preserve"> PAGEREF _Toc32556956 \h </w:instrText>
            </w:r>
            <w:r>
              <w:rPr>
                <w:noProof/>
                <w:webHidden/>
              </w:rPr>
            </w:r>
            <w:r>
              <w:rPr>
                <w:noProof/>
                <w:webHidden/>
              </w:rPr>
              <w:fldChar w:fldCharType="separate"/>
            </w:r>
            <w:r>
              <w:rPr>
                <w:noProof/>
                <w:webHidden/>
              </w:rPr>
              <w:t>27</w:t>
            </w:r>
            <w:r>
              <w:rPr>
                <w:noProof/>
                <w:webHidden/>
              </w:rPr>
              <w:fldChar w:fldCharType="end"/>
            </w:r>
          </w:hyperlink>
        </w:p>
        <w:p w14:paraId="429B429F" w14:textId="1EE78ED9" w:rsidR="00D408E2" w:rsidRDefault="00D408E2">
          <w:pPr>
            <w:pStyle w:val="TOC1"/>
            <w:tabs>
              <w:tab w:val="right" w:leader="dot" w:pos="9016"/>
            </w:tabs>
            <w:rPr>
              <w:rFonts w:asciiTheme="minorHAnsi" w:eastAsiaTheme="minorEastAsia" w:hAnsiTheme="minorHAnsi"/>
              <w:noProof/>
              <w:color w:val="auto"/>
              <w:lang w:eastAsia="en-AU"/>
            </w:rPr>
          </w:pPr>
          <w:hyperlink w:anchor="_Toc32556957" w:history="1">
            <w:r w:rsidRPr="00564E5A">
              <w:rPr>
                <w:rStyle w:val="Hyperlink"/>
                <w:noProof/>
              </w:rPr>
              <w:t>References</w:t>
            </w:r>
            <w:r>
              <w:rPr>
                <w:noProof/>
                <w:webHidden/>
              </w:rPr>
              <w:tab/>
            </w:r>
            <w:r>
              <w:rPr>
                <w:noProof/>
                <w:webHidden/>
              </w:rPr>
              <w:fldChar w:fldCharType="begin"/>
            </w:r>
            <w:r>
              <w:rPr>
                <w:noProof/>
                <w:webHidden/>
              </w:rPr>
              <w:instrText xml:space="preserve"> PAGEREF _Toc32556957 \h </w:instrText>
            </w:r>
            <w:r>
              <w:rPr>
                <w:noProof/>
                <w:webHidden/>
              </w:rPr>
            </w:r>
            <w:r>
              <w:rPr>
                <w:noProof/>
                <w:webHidden/>
              </w:rPr>
              <w:fldChar w:fldCharType="separate"/>
            </w:r>
            <w:r>
              <w:rPr>
                <w:noProof/>
                <w:webHidden/>
              </w:rPr>
              <w:t>28</w:t>
            </w:r>
            <w:r>
              <w:rPr>
                <w:noProof/>
                <w:webHidden/>
              </w:rPr>
              <w:fldChar w:fldCharType="end"/>
            </w:r>
          </w:hyperlink>
        </w:p>
        <w:p w14:paraId="0A989DE8" w14:textId="5957ACFF"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30EE9056" w14:textId="358E2B7B" w:rsidR="004E06E3" w:rsidRDefault="004E06E3">
      <w:pPr>
        <w:rPr>
          <w:rFonts w:eastAsiaTheme="majorEastAsia" w:cstheme="majorBidi"/>
          <w:b/>
          <w:color w:val="C40827"/>
          <w:sz w:val="32"/>
          <w:szCs w:val="32"/>
        </w:rPr>
      </w:pPr>
    </w:p>
    <w:p w14:paraId="1452056C" w14:textId="5B323A2C" w:rsidR="00663667" w:rsidRPr="00663667" w:rsidRDefault="00663667" w:rsidP="00EC78D7">
      <w:pPr>
        <w:pStyle w:val="Heading1"/>
      </w:pPr>
      <w:bookmarkStart w:id="2" w:name="_Toc32556927"/>
      <w:r w:rsidRPr="00EC78D7">
        <w:lastRenderedPageBreak/>
        <w:t>Introduction</w:t>
      </w:r>
      <w:bookmarkEnd w:id="2"/>
      <w:r w:rsidRPr="00663667">
        <w:t xml:space="preserve"> </w:t>
      </w:r>
    </w:p>
    <w:p w14:paraId="221A059C" w14:textId="6994A199" w:rsidR="00495EFB" w:rsidRDefault="00495EFB" w:rsidP="00C714ED"/>
    <w:p w14:paraId="229F62BC" w14:textId="77777777" w:rsidR="006F08BB" w:rsidRDefault="001846B3" w:rsidP="007B1B54">
      <w:r>
        <w:t xml:space="preserve">With the growth in </w:t>
      </w:r>
      <w:ins w:id="3" w:author="Brian Dean" w:date="2020-02-06T12:02:00Z">
        <w:r w:rsidR="00B97E13">
          <w:t xml:space="preserve">high-rise living, balcony gardens are becoming </w:t>
        </w:r>
      </w:ins>
      <w:r>
        <w:t>increasingly popular</w:t>
      </w:r>
      <w:ins w:id="4" w:author="Brian Dean" w:date="2020-02-06T12:02:00Z">
        <w:r w:rsidR="00B97E13">
          <w:t>. (</w:t>
        </w:r>
        <w:r w:rsidR="00B97E13">
          <w:rPr>
            <w:i/>
            <w:iCs/>
          </w:rPr>
          <w:t>As the popularity of apartment living increases, downsizing a garden becomes a new challenge - ABC News (Australian Broadcasting Corporation)</w:t>
        </w:r>
        <w:r w:rsidR="00B97E13">
          <w:t>, no date)</w:t>
        </w:r>
      </w:ins>
      <w:r w:rsidR="006F08BB">
        <w:t>. Science recognises that p</w:t>
      </w:r>
      <w:ins w:id="5" w:author="Brian Dean" w:date="2020-02-06T12:02:00Z">
        <w:r w:rsidR="00A40696">
          <w:t>lants contribute to reducing the amount of toxins in the air and provide benefits to mental health and reduced stress</w:t>
        </w:r>
      </w:ins>
      <w:ins w:id="6" w:author="Brian Dean" w:date="2020-02-09T18:09:00Z">
        <w:r w:rsidR="00366B75">
          <w:t>. Balcony gardens are entirely dependent on humans.</w:t>
        </w:r>
      </w:ins>
      <w:ins w:id="7" w:author="Brian Dean" w:date="2020-02-06T16:50:00Z">
        <w:r w:rsidR="005D704F">
          <w:t xml:space="preserve"> </w:t>
        </w:r>
        <w:r w:rsidR="00357A3B">
          <w:t>(</w:t>
        </w:r>
        <w:r w:rsidR="00357A3B">
          <w:rPr>
            <w:i/>
            <w:iCs/>
          </w:rPr>
          <w:t>How a pot plant or five is good for you | Pursuit by The University of Melbourne</w:t>
        </w:r>
        <w:r w:rsidR="00357A3B">
          <w:t>, no date</w:t>
        </w:r>
      </w:ins>
      <w:ins w:id="8" w:author="Brian Dean" w:date="2020-02-09T18:09:00Z">
        <w:r w:rsidR="00357A3B">
          <w:t>)</w:t>
        </w:r>
      </w:ins>
      <w:ins w:id="9" w:author="Brian Dean" w:date="2020-02-06T12:02:00Z">
        <w:r w:rsidR="00357A3B">
          <w:t xml:space="preserve">. </w:t>
        </w:r>
      </w:ins>
    </w:p>
    <w:p w14:paraId="07F0D52D" w14:textId="77777777" w:rsidR="006F08BB" w:rsidRDefault="006F08BB" w:rsidP="007B1B54"/>
    <w:p w14:paraId="10447577" w14:textId="1EEF9980" w:rsidR="00080E0C" w:rsidRDefault="00A40696" w:rsidP="007B1B54">
      <w:ins w:id="10" w:author="Brian Dean" w:date="2020-02-06T12:02:00Z">
        <w:r>
          <w:t>However, m</w:t>
        </w:r>
        <w:r w:rsidR="007B1B54">
          <w:t xml:space="preserve">any </w:t>
        </w:r>
      </w:ins>
      <w:ins w:id="11" w:author="Brian Dean" w:date="2020-02-09T18:09:00Z">
        <w:r w:rsidR="00B97E13">
          <w:t>urban</w:t>
        </w:r>
      </w:ins>
      <w:del w:id="12" w:author="Brian Dean" w:date="2020-02-06T12:02:00Z">
        <w:r w:rsidR="007B1B54">
          <w:delText>Many city</w:delText>
        </w:r>
      </w:del>
      <w:r w:rsidR="007B1B54">
        <w:t xml:space="preserve"> dwellers struggle to keep their potted plants or </w:t>
      </w:r>
      <w:r w:rsidR="006F08BB">
        <w:t>balcony</w:t>
      </w:r>
      <w:r w:rsidR="007B1B54">
        <w:t xml:space="preserve"> gardens </w:t>
      </w:r>
      <w:ins w:id="13" w:author="Brian Dean" w:date="2020-02-06T12:02:00Z">
        <w:r>
          <w:t xml:space="preserve">healthy and </w:t>
        </w:r>
      </w:ins>
      <w:r w:rsidR="007B1B54">
        <w:t>alive</w:t>
      </w:r>
      <w:r>
        <w:t>.</w:t>
      </w:r>
      <w:ins w:id="14" w:author="Brian Dean" w:date="2020-02-06T12:02:00Z">
        <w:r>
          <w:t xml:space="preserve"> </w:t>
        </w:r>
        <w:r w:rsidRPr="000C622E">
          <w:rPr>
            <w:b/>
            <w:bCs/>
          </w:rPr>
          <w:t xml:space="preserve">This is </w:t>
        </w:r>
      </w:ins>
      <w:r w:rsidR="006F08BB" w:rsidRPr="000C622E">
        <w:rPr>
          <w:b/>
          <w:bCs/>
        </w:rPr>
        <w:t xml:space="preserve">why the world needs </w:t>
      </w:r>
      <w:ins w:id="15" w:author="Brian Dean" w:date="2020-02-06T12:02:00Z">
        <w:r w:rsidRPr="000C622E">
          <w:rPr>
            <w:b/>
            <w:bCs/>
          </w:rPr>
          <w:t>gardenMates.</w:t>
        </w:r>
      </w:ins>
    </w:p>
    <w:p w14:paraId="68E087E8" w14:textId="08CAC945" w:rsidR="006F08BB" w:rsidRDefault="006F08BB" w:rsidP="007B1B54"/>
    <w:p w14:paraId="66980473" w14:textId="3108974D" w:rsidR="006F08BB" w:rsidRDefault="006F08BB" w:rsidP="007B1B54">
      <w:r>
        <w:t xml:space="preserve">GardenMates is a mobile phone application that connects to one or more sensors which are placed in the soil of the pot or garden bed. The sensors measure soil moisture, soil </w:t>
      </w:r>
      <w:proofErr w:type="spellStart"/>
      <w:r>
        <w:t>ph</w:t>
      </w:r>
      <w:proofErr w:type="spellEnd"/>
      <w:r>
        <w:t>, ambient light and ambient temperature and displays this information relative to the specified plant so that would be gardeners and the non</w:t>
      </w:r>
      <w:r w:rsidR="000C622E">
        <w:t>-</w:t>
      </w:r>
      <w:r>
        <w:t>green thumbed can monitor optimum growing conditions.</w:t>
      </w:r>
    </w:p>
    <w:p w14:paraId="74F71A1F" w14:textId="46B21CB5" w:rsidR="00A40696" w:rsidRDefault="00A40696" w:rsidP="007B1B54">
      <w:pPr>
        <w:rPr>
          <w:ins w:id="16" w:author="Brian Dean" w:date="2020-02-06T12:02:00Z"/>
        </w:rPr>
      </w:pPr>
    </w:p>
    <w:p w14:paraId="6D9F97BF" w14:textId="77777777" w:rsidR="00A40696" w:rsidRDefault="00A40696" w:rsidP="007B1B54">
      <w:pPr>
        <w:rPr>
          <w:ins w:id="17" w:author="Brian Dean" w:date="2020-02-06T12:02:00Z"/>
        </w:rPr>
      </w:pPr>
      <w:ins w:id="18" w:author="Brian Dean" w:date="2020-02-06T12:02:00Z">
        <w:r>
          <w:t>In the following pages we introduce the members of the team working on this project.</w:t>
        </w:r>
      </w:ins>
    </w:p>
    <w:p w14:paraId="3A0438ED" w14:textId="066D8FEA" w:rsidR="00A40696" w:rsidRDefault="00A40696" w:rsidP="007B1B54">
      <w:pPr>
        <w:rPr>
          <w:ins w:id="19" w:author="Brian Dean" w:date="2020-02-06T12:02:00Z"/>
          <w:b/>
        </w:rPr>
      </w:pPr>
      <w:ins w:id="20" w:author="Brian Dean" w:date="2020-02-06T12:02:00Z">
        <w:r>
          <w:t xml:space="preserve">The project details including deliverables and risks, as well as discuss the project management process we have implemented. </w:t>
        </w:r>
        <w:r w:rsidR="005D704F">
          <w:t xml:space="preserve">The members of the G6 Internet Explorers team invite you to discover more about gardenMates. </w:t>
        </w:r>
        <w:r>
          <w:t xml:space="preserve"> </w:t>
        </w:r>
      </w:ins>
    </w:p>
    <w:p w14:paraId="1E6E3AB5" w14:textId="76615D47" w:rsidR="00663667" w:rsidRDefault="00663667" w:rsidP="00080E0C">
      <w:pPr>
        <w:pStyle w:val="Heading1"/>
      </w:pPr>
      <w:bookmarkStart w:id="21" w:name="_Toc32556928"/>
      <w:r>
        <w:t>Team Profile</w:t>
      </w:r>
      <w:bookmarkEnd w:id="21"/>
    </w:p>
    <w:p w14:paraId="7005BA08" w14:textId="1747DCFF" w:rsidR="00663667" w:rsidRDefault="00663667"/>
    <w:p w14:paraId="3AF5DCEE" w14:textId="5D82CC14" w:rsidR="00663667" w:rsidRDefault="00663667" w:rsidP="00CE75E1">
      <w:pPr>
        <w:pStyle w:val="Heading2"/>
      </w:pPr>
      <w:bookmarkStart w:id="22" w:name="_Toc32556929"/>
      <w:r>
        <w:t xml:space="preserve">Team </w:t>
      </w:r>
      <w:r w:rsidRPr="00CE75E1">
        <w:t>Name</w:t>
      </w:r>
      <w:bookmarkEnd w:id="22"/>
    </w:p>
    <w:p w14:paraId="7DDC0B48" w14:textId="31A13C1E" w:rsidR="00663667" w:rsidRDefault="005A20B6" w:rsidP="007B1B54">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118C07E5" w14:textId="77777777" w:rsidR="000C622E" w:rsidRDefault="000C622E" w:rsidP="007B1B54"/>
    <w:p w14:paraId="730C5DDB" w14:textId="590BB7F8" w:rsidR="00663667" w:rsidRDefault="004C0DD7" w:rsidP="004C0DD7">
      <w:pPr>
        <w:pStyle w:val="Heading2"/>
      </w:pPr>
      <w:bookmarkStart w:id="23" w:name="_Toc32556930"/>
      <w:r>
        <w:t>Personal Information</w:t>
      </w:r>
      <w:bookmarkEnd w:id="23"/>
    </w:p>
    <w:p w14:paraId="2EBC790F" w14:textId="16A917B9" w:rsidR="005A20B6" w:rsidRDefault="005A20B6" w:rsidP="00223885">
      <w:pPr>
        <w:pBdr>
          <w:bottom w:val="single" w:sz="4" w:space="1" w:color="auto"/>
        </w:pBdr>
      </w:pPr>
      <w:r>
        <w:t xml:space="preserve">My name is </w:t>
      </w:r>
      <w:r w:rsidRPr="000C622E">
        <w:rPr>
          <w:b/>
          <w:bCs/>
          <w:i/>
          <w:iCs/>
        </w:rPr>
        <w:t>Brian Dean</w:t>
      </w:r>
      <w:r>
        <w:t xml:space="preserve">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6FFFC7FB" w14:textId="77777777" w:rsidR="007B1B54" w:rsidRDefault="007B1B54" w:rsidP="007B1B54"/>
    <w:p w14:paraId="4FC491D6" w14:textId="42A7D5BB" w:rsidR="007613B0" w:rsidRDefault="007613B0" w:rsidP="00223885">
      <w:pPr>
        <w:pBdr>
          <w:bottom w:val="single" w:sz="4" w:space="1" w:color="auto"/>
        </w:pBdr>
      </w:pPr>
      <w:r>
        <w:t xml:space="preserve">My name is </w:t>
      </w:r>
      <w:r w:rsidRPr="000C622E">
        <w:rPr>
          <w:b/>
          <w:bCs/>
          <w:i/>
          <w:iCs/>
        </w:rPr>
        <w:t xml:space="preserve">Daria </w:t>
      </w:r>
      <w:proofErr w:type="spellStart"/>
      <w:r w:rsidRPr="000C622E">
        <w:rPr>
          <w:b/>
          <w:bCs/>
          <w:i/>
          <w:iCs/>
        </w:rPr>
        <w:t>Sukonnova</w:t>
      </w:r>
      <w:proofErr w:type="spellEnd"/>
      <w:r>
        <w:t>,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3BBF2FFD" w14:textId="77777777" w:rsidR="007B1B54" w:rsidRDefault="007B1B54" w:rsidP="007B1B54"/>
    <w:p w14:paraId="5A53FB8B" w14:textId="30A0DA92" w:rsidR="002B749D" w:rsidRDefault="007613B0" w:rsidP="00223885">
      <w:pPr>
        <w:pBdr>
          <w:bottom w:val="single" w:sz="4" w:space="1" w:color="auto"/>
        </w:pBdr>
      </w:pPr>
      <w:r>
        <w:lastRenderedPageBreak/>
        <w:t xml:space="preserve">My name is </w:t>
      </w:r>
      <w:r w:rsidRPr="000C622E">
        <w:rPr>
          <w:b/>
          <w:bCs/>
          <w:i/>
          <w:iCs/>
        </w:rPr>
        <w:t xml:space="preserve">Jeremy </w:t>
      </w:r>
      <w:proofErr w:type="spellStart"/>
      <w:r w:rsidRPr="000C622E">
        <w:rPr>
          <w:b/>
          <w:bCs/>
          <w:i/>
          <w:iCs/>
        </w:rP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ins w:id="24" w:author="Brian Dean" w:date="2020-02-10T08:06:00Z">
        <w:r>
          <w:t>a</w:t>
        </w:r>
      </w:ins>
      <w:del w:id="25" w:author="Brian Dean" w:date="2020-02-10T08:06:00Z">
        <w:r>
          <w:delText>an</w:delText>
        </w:r>
      </w:del>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25EDEED4" w14:textId="77777777" w:rsidR="007B1B54" w:rsidRDefault="007B1B54" w:rsidP="007B1B54"/>
    <w:p w14:paraId="168F78DA" w14:textId="4A8B8F43" w:rsidR="00232E2D" w:rsidRDefault="00232E2D" w:rsidP="007B1B54">
      <w:r>
        <w:t xml:space="preserve">My name is </w:t>
      </w:r>
      <w:r w:rsidRPr="000C622E">
        <w:rPr>
          <w:b/>
          <w:bCs/>
          <w:i/>
          <w:iCs/>
        </w:rPr>
        <w:t>Shane Thacker</w:t>
      </w:r>
      <w:r>
        <w:t xml:space="preserve">,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7B1B54">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470A4E90" w14:textId="77777777" w:rsidR="00CE3948" w:rsidRDefault="00232E2D" w:rsidP="007B1B54">
      <w:r>
        <w:t xml:space="preserve">I am working towards a </w:t>
      </w:r>
      <w:r w:rsidR="007613B0">
        <w:t>Bachelor of International Business</w:t>
      </w:r>
      <w:r>
        <w:t xml:space="preserve"> where I hope to move into </w:t>
      </w:r>
    </w:p>
    <w:p w14:paraId="199E7DB2" w14:textId="530D79E6" w:rsidR="002B749D" w:rsidRDefault="00232E2D" w:rsidP="00CE3948">
      <w:pPr>
        <w:pBdr>
          <w:bottom w:val="single" w:sz="4" w:space="1" w:color="auto"/>
        </w:pBdr>
      </w:pPr>
      <w:r>
        <w:t xml:space="preserve">a management position of an </w:t>
      </w:r>
      <w:r w:rsidRPr="00CE3948">
        <w:t>international company within the next five years.</w:t>
      </w:r>
    </w:p>
    <w:p w14:paraId="29B69EDA" w14:textId="5DF8E7F6" w:rsidR="002B749D" w:rsidRDefault="002B749D" w:rsidP="00663667"/>
    <w:p w14:paraId="5915929F" w14:textId="17AFBBDD" w:rsidR="00F30699" w:rsidRDefault="00F30699">
      <w:pPr>
        <w:rPr>
          <w:rFonts w:eastAsiaTheme="majorEastAsia" w:cstheme="majorBidi"/>
          <w:color w:val="C40827"/>
          <w:sz w:val="26"/>
          <w:szCs w:val="26"/>
        </w:rPr>
      </w:pPr>
    </w:p>
    <w:p w14:paraId="0BA53D60" w14:textId="758D4759" w:rsidR="00F30699" w:rsidRDefault="00495EFB" w:rsidP="00495EFB">
      <w:pPr>
        <w:pStyle w:val="Heading2"/>
      </w:pPr>
      <w:bookmarkStart w:id="26" w:name="_Toc32556931"/>
      <w:r>
        <w:t>Group Processes</w:t>
      </w:r>
      <w:bookmarkEnd w:id="26"/>
    </w:p>
    <w:p w14:paraId="66F7C2CC" w14:textId="77777777" w:rsidR="002C1A89" w:rsidRPr="003E35DB" w:rsidRDefault="002C1A89" w:rsidP="002C1A89">
      <w:bookmarkStart w:id="27" w:name="_Hlk32425533"/>
      <w:r w:rsidRPr="003E35DB">
        <w:t>At the time the work on the Assignment 2 began, the members of G6-Internet-Explorers group were not familiar with each other. However, this did not prevent the group from working cohesively and effectively, during the term of the assignment.</w:t>
      </w:r>
    </w:p>
    <w:p w14:paraId="5D077A82" w14:textId="77777777" w:rsidR="002C1A89" w:rsidRDefault="002C1A89" w:rsidP="002C1A89">
      <w:r w:rsidRPr="003E35DB">
        <w:t xml:space="preserve">Cooperation was one of the strongest sides of our group (and it is still true).  </w:t>
      </w:r>
    </w:p>
    <w:p w14:paraId="5CA157B4" w14:textId="77777777" w:rsidR="002C1A89" w:rsidRDefault="002C1A89" w:rsidP="002C1A89"/>
    <w:p w14:paraId="49F90B90" w14:textId="02F3C38B" w:rsidR="002C1A89" w:rsidRDefault="002C1A89" w:rsidP="002C1A89">
      <w:r w:rsidRPr="003E35DB">
        <w:t xml:space="preserve">Despite the fact that some of us live in different time zones, we were able to find time for regular conferences where we discussed the progress of our work. Everyone was respectful and organized. Passion for work is the key to success and our group have proved it. </w:t>
      </w:r>
    </w:p>
    <w:p w14:paraId="62A44BAA" w14:textId="77777777" w:rsidR="002C1A89" w:rsidRPr="003E35DB" w:rsidRDefault="002C1A89" w:rsidP="002C1A89"/>
    <w:p w14:paraId="723D6C06" w14:textId="77777777" w:rsidR="002C1A89" w:rsidRPr="003E35DB" w:rsidRDefault="002C1A89" w:rsidP="002C1A89">
      <w:r w:rsidRPr="003E35DB">
        <w:t>Everyone had a huge amount of ideas and interesting visions of our work.</w:t>
      </w:r>
    </w:p>
    <w:p w14:paraId="396624C8" w14:textId="34AE74AD" w:rsidR="002C1A89" w:rsidRDefault="002C1A89" w:rsidP="002C1A89">
      <w:r w:rsidRPr="003E35DB">
        <w:t xml:space="preserve">Our group process consisted of discussing our working plan on the regular video-conferences, chatting in Microsoft Teams and posting our work on GitHub. </w:t>
      </w:r>
    </w:p>
    <w:p w14:paraId="23BEEAFD" w14:textId="77777777" w:rsidR="002C1A89" w:rsidRPr="003E35DB" w:rsidRDefault="002C1A89" w:rsidP="002C1A89"/>
    <w:p w14:paraId="1E9DD736" w14:textId="77777777" w:rsidR="002C1A89" w:rsidRPr="003E35DB" w:rsidRDefault="002C1A89" w:rsidP="002C1A89">
      <w:r w:rsidRPr="003E35DB">
        <w:t>All in all, our group worked really efficiently on  Assignment 2. The change that we will introduce is even better communication as now we have further developed our group working skills.</w:t>
      </w:r>
    </w:p>
    <w:p w14:paraId="28560231" w14:textId="77777777" w:rsidR="002C1A89" w:rsidRDefault="002C1A89" w:rsidP="002C1A89"/>
    <w:bookmarkEnd w:id="27"/>
    <w:p w14:paraId="22428C07" w14:textId="77777777" w:rsidR="00495EFB" w:rsidRPr="00495EFB" w:rsidRDefault="00495EFB" w:rsidP="00F30699">
      <w:pPr>
        <w:rPr>
          <w:rFonts w:ascii="Arial Nova Light" w:hAnsi="Arial Nova Light"/>
        </w:rPr>
      </w:pPr>
    </w:p>
    <w:p w14:paraId="1F5FCCD8" w14:textId="77777777" w:rsidR="00F30699" w:rsidRPr="00495EFB" w:rsidRDefault="00F30699" w:rsidP="00F30699">
      <w:pPr>
        <w:rPr>
          <w:del w:id="28" w:author="Brian Dean" w:date="2020-02-09T18:09:00Z"/>
          <w:rFonts w:ascii="Arial Nova Light" w:hAnsi="Arial Nova Light"/>
        </w:rPr>
      </w:pPr>
    </w:p>
    <w:p w14:paraId="394236B6" w14:textId="77777777" w:rsidR="00F30699" w:rsidRPr="00495EFB" w:rsidRDefault="00F30699" w:rsidP="00F30699">
      <w:pPr>
        <w:rPr>
          <w:del w:id="29" w:author="Brian Dean" w:date="2020-02-09T18:09:00Z"/>
          <w:rFonts w:ascii="Arial Nova Light" w:hAnsi="Arial Nova Light"/>
        </w:rPr>
      </w:pPr>
    </w:p>
    <w:p w14:paraId="3C39BF75" w14:textId="77777777" w:rsidR="00F30699" w:rsidRPr="00495EFB" w:rsidRDefault="00F30699" w:rsidP="00F30699">
      <w:pPr>
        <w:rPr>
          <w:del w:id="30" w:author="Brian Dean" w:date="2020-02-09T18:09:00Z"/>
          <w:rFonts w:ascii="Arial Nova Light" w:hAnsi="Arial Nova Light"/>
        </w:rPr>
      </w:pPr>
    </w:p>
    <w:p w14:paraId="0E72AF18" w14:textId="77777777" w:rsidR="00F30699" w:rsidRPr="00495EFB" w:rsidRDefault="00F30699" w:rsidP="00F30699">
      <w:pPr>
        <w:rPr>
          <w:del w:id="31" w:author="Brian Dean" w:date="2020-02-09T18:09:00Z"/>
          <w:rFonts w:ascii="Arial Nova Light" w:hAnsi="Arial Nova Light"/>
        </w:rPr>
      </w:pPr>
    </w:p>
    <w:p w14:paraId="2BB23965" w14:textId="6F508FBC" w:rsidR="004C0DD7" w:rsidRPr="00495EFB" w:rsidRDefault="004C0DD7">
      <w:pPr>
        <w:rPr>
          <w:del w:id="32" w:author="Brian Dean" w:date="2020-02-09T18:09:00Z"/>
        </w:rPr>
      </w:pPr>
    </w:p>
    <w:p w14:paraId="1880AA9A" w14:textId="77777777" w:rsidR="00495EFB" w:rsidRDefault="00495EFB" w:rsidP="00495EFB">
      <w:pPr>
        <w:pStyle w:val="Heading2"/>
      </w:pPr>
      <w:bookmarkStart w:id="33" w:name="_Toc32556932"/>
      <w:r>
        <w:t>Career Plans</w:t>
      </w:r>
      <w:bookmarkEnd w:id="33"/>
    </w:p>
    <w:p w14:paraId="3E2701A9" w14:textId="77777777" w:rsidR="002F0211" w:rsidRPr="00EB50BE" w:rsidRDefault="002F0211" w:rsidP="00046B9E">
      <w:pPr>
        <w:pStyle w:val="Heading3"/>
        <w:rPr>
          <w:ins w:id="34" w:author="Brian Dean" w:date="2020-02-09T18:09:00Z"/>
        </w:rPr>
      </w:pPr>
      <w:bookmarkStart w:id="35" w:name="_Toc32556933"/>
      <w:ins w:id="36" w:author="Brian Dean" w:date="2020-02-09T18:09:00Z">
        <w:r w:rsidRPr="00EB50BE">
          <w:t>Ideal jobs comparison:</w:t>
        </w:r>
        <w:bookmarkEnd w:id="35"/>
      </w:ins>
    </w:p>
    <w:p w14:paraId="0AB855C9" w14:textId="25BD4CF2" w:rsidR="00046B9E" w:rsidRPr="00EB50BE" w:rsidRDefault="002F0211" w:rsidP="002F0211">
      <w:pPr>
        <w:rPr>
          <w:ins w:id="37" w:author="Brian Dean" w:date="2020-02-09T18:09:00Z"/>
        </w:rPr>
      </w:pPr>
      <w:ins w:id="38" w:author="Brian Dean" w:date="2020-02-09T18:09:00Z">
        <w:r w:rsidRPr="00EB50BE">
          <w:t>Every member of our team has different experience, dreams</w:t>
        </w:r>
      </w:ins>
      <w:del w:id="39" w:author="Brian Dean" w:date="2020-02-09T18:09:00Z">
        <w:r w:rsidR="00495EFB" w:rsidRPr="00495EFB">
          <w:delText>Compare</w:delText>
        </w:r>
      </w:del>
      <w:r w:rsidRPr="00EB50BE">
        <w:t xml:space="preserve"> and </w:t>
      </w:r>
      <w:del w:id="40" w:author="Brian Dean" w:date="2020-02-09T18:09:00Z">
        <w:r w:rsidR="00495EFB" w:rsidRPr="00495EFB">
          <w:delText xml:space="preserve">contrast the </w:delText>
        </w:r>
      </w:del>
      <w:r w:rsidRPr="00EB50BE">
        <w:t>career plans</w:t>
      </w:r>
      <w:ins w:id="41" w:author="Brian Dean" w:date="2020-02-09T18:09:00Z">
        <w:r w:rsidRPr="00EB50BE">
          <w:t xml:space="preserve">. Though, </w:t>
        </w:r>
      </w:ins>
      <w:r w:rsidR="00046B9E">
        <w:t>that</w:t>
      </w:r>
      <w:ins w:id="42" w:author="Brian Dean" w:date="2020-02-09T18:09:00Z">
        <w:r w:rsidRPr="00EB50BE">
          <w:t xml:space="preserve"> does not mean that there are no</w:t>
        </w:r>
      </w:ins>
      <w:del w:id="43" w:author="Brian Dean" w:date="2020-02-09T18:09:00Z">
        <w:r w:rsidR="00495EFB" w:rsidRPr="00495EFB">
          <w:delText>, including ideal jobs, for each person in the group. This may have changed due to feedback from Assignments 1 and 2. What</w:delText>
        </w:r>
      </w:del>
      <w:r w:rsidRPr="00EB50BE">
        <w:t xml:space="preserve"> common elements </w:t>
      </w:r>
      <w:ins w:id="44" w:author="Brian Dean" w:date="2020-02-09T18:09:00Z">
        <w:r w:rsidRPr="00EB50BE">
          <w:t>in our future job plans.</w:t>
        </w:r>
      </w:ins>
    </w:p>
    <w:p w14:paraId="7AF62658" w14:textId="77777777" w:rsidR="002F0211" w:rsidRPr="00EB50BE" w:rsidRDefault="002F0211" w:rsidP="00046B9E">
      <w:pPr>
        <w:pStyle w:val="Heading4"/>
        <w:rPr>
          <w:ins w:id="45" w:author="Brian Dean" w:date="2020-02-09T18:09:00Z"/>
        </w:rPr>
      </w:pPr>
      <w:ins w:id="46" w:author="Brian Dean" w:date="2020-02-09T18:09:00Z">
        <w:r w:rsidRPr="00EB50BE">
          <w:lastRenderedPageBreak/>
          <w:t>Ideal jobs:</w:t>
        </w:r>
      </w:ins>
    </w:p>
    <w:p w14:paraId="5029F494" w14:textId="77777777" w:rsidR="002F0211" w:rsidRPr="00EB50BE" w:rsidRDefault="002F0211" w:rsidP="002F0211">
      <w:pPr>
        <w:rPr>
          <w:ins w:id="47" w:author="Brian Dean" w:date="2020-02-09T18:09:00Z"/>
        </w:rPr>
      </w:pPr>
      <w:ins w:id="48" w:author="Brian Dean" w:date="2020-02-09T18:09:00Z">
        <w:r w:rsidRPr="00EB50BE">
          <w:t>Jeremy - Chief Technology Officer</w:t>
        </w:r>
      </w:ins>
    </w:p>
    <w:p w14:paraId="7498C048" w14:textId="77777777" w:rsidR="002F0211" w:rsidRPr="00EB50BE" w:rsidRDefault="002F0211" w:rsidP="002F0211">
      <w:pPr>
        <w:rPr>
          <w:ins w:id="49" w:author="Brian Dean" w:date="2020-02-09T18:09:00Z"/>
        </w:rPr>
      </w:pPr>
      <w:ins w:id="50" w:author="Brian Dean" w:date="2020-02-09T18:09:00Z">
        <w:r w:rsidRPr="00EB50BE">
          <w:t>Brian - Solution Architect</w:t>
        </w:r>
      </w:ins>
    </w:p>
    <w:p w14:paraId="2315874A" w14:textId="77777777" w:rsidR="002F0211" w:rsidRPr="00EB50BE" w:rsidRDefault="002F0211" w:rsidP="002F0211">
      <w:pPr>
        <w:rPr>
          <w:ins w:id="51" w:author="Brian Dean" w:date="2020-02-09T18:09:00Z"/>
        </w:rPr>
      </w:pPr>
      <w:ins w:id="52" w:author="Brian Dean" w:date="2020-02-09T18:09:00Z">
        <w:r w:rsidRPr="00EB50BE">
          <w:t>Shane - Principal Data Insights Analyst</w:t>
        </w:r>
      </w:ins>
    </w:p>
    <w:p w14:paraId="0BF3E28D" w14:textId="77777777" w:rsidR="002F0211" w:rsidRPr="00EB50BE" w:rsidRDefault="002F0211" w:rsidP="002F0211">
      <w:pPr>
        <w:rPr>
          <w:ins w:id="53" w:author="Brian Dean" w:date="2020-02-09T18:09:00Z"/>
        </w:rPr>
      </w:pPr>
      <w:ins w:id="54" w:author="Brian Dean" w:date="2020-02-09T18:09:00Z">
        <w:r w:rsidRPr="00EB50BE">
          <w:t>Daria - Artificial Intelligence Engineer</w:t>
        </w:r>
      </w:ins>
    </w:p>
    <w:tbl>
      <w:tblPr>
        <w:tblpPr w:leftFromText="180" w:rightFromText="180" w:vertAnchor="text" w:horzAnchor="margin" w:tblpY="159"/>
        <w:tblW w:w="9720" w:type="dxa"/>
        <w:tblBorders>
          <w:top w:val="single" w:sz="4" w:space="0" w:color="auto"/>
        </w:tblBorders>
        <w:tblLook w:val="0000" w:firstRow="0" w:lastRow="0" w:firstColumn="0" w:lastColumn="0" w:noHBand="0" w:noVBand="0"/>
      </w:tblPr>
      <w:tblGrid>
        <w:gridCol w:w="2455"/>
        <w:gridCol w:w="2340"/>
        <w:gridCol w:w="2340"/>
        <w:gridCol w:w="2585"/>
      </w:tblGrid>
      <w:tr w:rsidR="002F0211" w:rsidRPr="00EB50BE" w14:paraId="08D8CADE" w14:textId="77777777" w:rsidTr="001846B3">
        <w:trPr>
          <w:trHeight w:val="100"/>
        </w:trPr>
        <w:tc>
          <w:tcPr>
            <w:tcW w:w="9720" w:type="dxa"/>
            <w:gridSpan w:val="4"/>
            <w:tcBorders>
              <w:left w:val="single" w:sz="4" w:space="0" w:color="auto"/>
              <w:bottom w:val="single" w:sz="4" w:space="0" w:color="auto"/>
              <w:right w:val="single" w:sz="4" w:space="0" w:color="auto"/>
            </w:tcBorders>
          </w:tcPr>
          <w:p w14:paraId="2646E556" w14:textId="77777777" w:rsidR="002F0211" w:rsidRPr="00EB50BE" w:rsidRDefault="002F0211" w:rsidP="001846B3">
            <w:pPr>
              <w:rPr>
                <w:ins w:id="55" w:author="Brian Dean" w:date="2020-02-09T18:09:00Z"/>
                <w:b/>
                <w:bCs/>
              </w:rPr>
            </w:pPr>
            <w:ins w:id="56" w:author="Brian Dean" w:date="2020-02-09T18:09:00Z">
              <w:r w:rsidRPr="00EB50BE">
                <w:rPr>
                  <w:b/>
                  <w:bCs/>
                </w:rPr>
                <w:t>What is the difference?</w:t>
              </w:r>
            </w:ins>
          </w:p>
        </w:tc>
      </w:tr>
      <w:tr w:rsidR="002F0211" w:rsidRPr="00EB50BE" w14:paraId="6A9965A4"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1470"/>
        </w:trPr>
        <w:tc>
          <w:tcPr>
            <w:tcW w:w="2455" w:type="dxa"/>
            <w:tcBorders>
              <w:top w:val="single" w:sz="4" w:space="0" w:color="auto"/>
            </w:tcBorders>
          </w:tcPr>
          <w:p w14:paraId="42027C5D" w14:textId="77777777" w:rsidR="00046B9E" w:rsidRDefault="002F0211" w:rsidP="00046B9E">
            <w:pPr>
              <w:jc w:val="center"/>
              <w:rPr>
                <w:b/>
                <w:bCs/>
              </w:rPr>
            </w:pPr>
            <w:ins w:id="57" w:author="Brian Dean" w:date="2020-02-09T18:09:00Z">
              <w:r w:rsidRPr="00EB50BE">
                <w:rPr>
                  <w:b/>
                  <w:bCs/>
                </w:rPr>
                <w:t>Chief Technology Officer</w:t>
              </w:r>
            </w:ins>
          </w:p>
          <w:p w14:paraId="7FEB6A15" w14:textId="7469C583" w:rsidR="002F0211" w:rsidRPr="00EB50BE" w:rsidRDefault="002F0211" w:rsidP="00046B9E">
            <w:pPr>
              <w:jc w:val="center"/>
              <w:rPr>
                <w:ins w:id="58" w:author="Brian Dean" w:date="2020-02-09T18:09:00Z"/>
                <w:b/>
                <w:bCs/>
              </w:rPr>
            </w:pPr>
            <w:ins w:id="59" w:author="Brian Dean" w:date="2020-02-09T18:09:00Z">
              <w:r w:rsidRPr="00EB50BE">
                <w:rPr>
                  <w:b/>
                  <w:bCs/>
                </w:rPr>
                <w:t>(Jeremy)</w:t>
              </w:r>
            </w:ins>
          </w:p>
          <w:p w14:paraId="055193C1" w14:textId="77777777" w:rsidR="002F0211" w:rsidRPr="00EB50BE" w:rsidRDefault="002F0211" w:rsidP="00046B9E">
            <w:pPr>
              <w:jc w:val="left"/>
              <w:rPr>
                <w:ins w:id="60" w:author="Brian Dean" w:date="2020-02-09T18:09:00Z"/>
              </w:rPr>
            </w:pPr>
            <w:ins w:id="61" w:author="Brian Dean" w:date="2020-02-09T18:09:00Z">
              <w:r w:rsidRPr="00EB50BE">
                <w:t>The main work of the Chief Technology Officer is making decisions for the overarching technology infrastructure that closely align with the organization's goals.</w:t>
              </w:r>
            </w:ins>
          </w:p>
        </w:tc>
        <w:tc>
          <w:tcPr>
            <w:tcW w:w="2340" w:type="dxa"/>
            <w:tcBorders>
              <w:top w:val="single" w:sz="4" w:space="0" w:color="auto"/>
            </w:tcBorders>
          </w:tcPr>
          <w:p w14:paraId="20E09FE2" w14:textId="77777777" w:rsidR="00046B9E" w:rsidRDefault="002F0211" w:rsidP="00046B9E">
            <w:pPr>
              <w:jc w:val="center"/>
              <w:rPr>
                <w:b/>
                <w:bCs/>
              </w:rPr>
            </w:pPr>
            <w:ins w:id="62" w:author="Brian Dean" w:date="2020-02-09T18:09:00Z">
              <w:r w:rsidRPr="00EB50BE">
                <w:rPr>
                  <w:b/>
                  <w:bCs/>
                </w:rPr>
                <w:t xml:space="preserve">Solution </w:t>
              </w:r>
            </w:ins>
          </w:p>
          <w:p w14:paraId="2C0E5B08" w14:textId="77777777" w:rsidR="00046B9E" w:rsidRDefault="002F0211" w:rsidP="00046B9E">
            <w:pPr>
              <w:jc w:val="center"/>
              <w:rPr>
                <w:b/>
                <w:bCs/>
              </w:rPr>
            </w:pPr>
            <w:ins w:id="63" w:author="Brian Dean" w:date="2020-02-09T18:09:00Z">
              <w:r w:rsidRPr="00EB50BE">
                <w:rPr>
                  <w:b/>
                  <w:bCs/>
                </w:rPr>
                <w:t xml:space="preserve">Architect </w:t>
              </w:r>
            </w:ins>
          </w:p>
          <w:p w14:paraId="259E0AC9" w14:textId="64625972" w:rsidR="002F0211" w:rsidRPr="00EB50BE" w:rsidRDefault="002F0211" w:rsidP="00046B9E">
            <w:pPr>
              <w:jc w:val="center"/>
              <w:rPr>
                <w:ins w:id="64" w:author="Brian Dean" w:date="2020-02-09T18:09:00Z"/>
                <w:b/>
                <w:bCs/>
              </w:rPr>
            </w:pPr>
            <w:ins w:id="65" w:author="Brian Dean" w:date="2020-02-09T18:09:00Z">
              <w:r w:rsidRPr="00EB50BE">
                <w:rPr>
                  <w:b/>
                  <w:bCs/>
                </w:rPr>
                <w:t>(Brian)</w:t>
              </w:r>
            </w:ins>
          </w:p>
          <w:p w14:paraId="3B109949" w14:textId="6A3D9DBA" w:rsidR="002F0211" w:rsidRPr="00EB50BE" w:rsidRDefault="002F0211" w:rsidP="00046B9E">
            <w:pPr>
              <w:jc w:val="left"/>
              <w:rPr>
                <w:ins w:id="66" w:author="Brian Dean" w:date="2020-02-09T18:09:00Z"/>
              </w:rPr>
            </w:pPr>
            <w:ins w:id="67" w:author="Brian Dean" w:date="2020-02-09T18:09:00Z">
              <w:r w:rsidRPr="00EB50BE">
                <w:t>A Solution Architect is responsible for the design of one or more applications or services within an organization and is typically part of a solution development team.</w:t>
              </w:r>
            </w:ins>
          </w:p>
        </w:tc>
        <w:tc>
          <w:tcPr>
            <w:tcW w:w="2340" w:type="dxa"/>
            <w:tcBorders>
              <w:top w:val="single" w:sz="4" w:space="0" w:color="auto"/>
            </w:tcBorders>
          </w:tcPr>
          <w:p w14:paraId="06D55E50" w14:textId="77777777" w:rsidR="002F0211" w:rsidRPr="00EB50BE" w:rsidRDefault="002F0211" w:rsidP="00046B9E">
            <w:pPr>
              <w:jc w:val="center"/>
              <w:rPr>
                <w:ins w:id="68" w:author="Brian Dean" w:date="2020-02-09T18:09:00Z"/>
                <w:b/>
                <w:bCs/>
              </w:rPr>
            </w:pPr>
            <w:ins w:id="69" w:author="Brian Dean" w:date="2020-02-09T18:09:00Z">
              <w:r w:rsidRPr="00EB50BE">
                <w:rPr>
                  <w:b/>
                  <w:bCs/>
                </w:rPr>
                <w:t>Principal Data Insights Analyst (Shane)</w:t>
              </w:r>
            </w:ins>
          </w:p>
          <w:p w14:paraId="428FDFE8" w14:textId="77777777" w:rsidR="002F0211" w:rsidRPr="00EB50BE" w:rsidRDefault="002F0211" w:rsidP="00046B9E">
            <w:pPr>
              <w:jc w:val="left"/>
              <w:rPr>
                <w:ins w:id="70" w:author="Brian Dean" w:date="2020-02-09T18:09:00Z"/>
              </w:rPr>
            </w:pPr>
            <w:ins w:id="71" w:author="Brian Dean" w:date="2020-02-09T18:09:00Z">
              <w:r w:rsidRPr="00EB50BE">
                <w:t>A Principal Data Insights Analyst uses data analytics to develop tools that provide clear, accurate and insightful information.</w:t>
              </w:r>
            </w:ins>
          </w:p>
        </w:tc>
        <w:tc>
          <w:tcPr>
            <w:tcW w:w="2585" w:type="dxa"/>
            <w:tcBorders>
              <w:top w:val="single" w:sz="4" w:space="0" w:color="auto"/>
            </w:tcBorders>
          </w:tcPr>
          <w:p w14:paraId="44E17915" w14:textId="77777777" w:rsidR="00046B9E" w:rsidRDefault="002F0211" w:rsidP="00046B9E">
            <w:pPr>
              <w:jc w:val="center"/>
              <w:rPr>
                <w:b/>
                <w:bCs/>
              </w:rPr>
            </w:pPr>
            <w:ins w:id="72" w:author="Brian Dean" w:date="2020-02-09T18:09:00Z">
              <w:r w:rsidRPr="00EB50BE">
                <w:rPr>
                  <w:b/>
                  <w:bCs/>
                </w:rPr>
                <w:t xml:space="preserve">Artificial Intelligence Engineer </w:t>
              </w:r>
            </w:ins>
          </w:p>
          <w:p w14:paraId="248D8DA4" w14:textId="18CB289B" w:rsidR="002F0211" w:rsidRPr="00EB50BE" w:rsidRDefault="002F0211" w:rsidP="00046B9E">
            <w:pPr>
              <w:jc w:val="center"/>
              <w:rPr>
                <w:ins w:id="73" w:author="Brian Dean" w:date="2020-02-09T18:09:00Z"/>
                <w:b/>
                <w:bCs/>
              </w:rPr>
            </w:pPr>
            <w:ins w:id="74" w:author="Brian Dean" w:date="2020-02-09T18:09:00Z">
              <w:r w:rsidRPr="00EB50BE">
                <w:rPr>
                  <w:b/>
                  <w:bCs/>
                </w:rPr>
                <w:t>(Daria)</w:t>
              </w:r>
            </w:ins>
          </w:p>
          <w:p w14:paraId="657F958E" w14:textId="77777777" w:rsidR="002F0211" w:rsidRPr="00EB50BE" w:rsidRDefault="002F0211" w:rsidP="00046B9E">
            <w:pPr>
              <w:jc w:val="left"/>
              <w:rPr>
                <w:ins w:id="75" w:author="Brian Dean" w:date="2020-02-09T18:09:00Z"/>
              </w:rPr>
            </w:pPr>
            <w:ins w:id="76" w:author="Brian Dean" w:date="2020-02-09T18:09:00Z">
              <w:r w:rsidRPr="00EB50BE">
                <w:t>An artificial intelligence engineer works with algorithms, neural networks and other tools to advance the field of artificial intelligence in some way.</w:t>
              </w:r>
            </w:ins>
          </w:p>
        </w:tc>
      </w:tr>
      <w:tr w:rsidR="002F0211" w:rsidRPr="00EB50BE" w14:paraId="53CD9611"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390"/>
        </w:trPr>
        <w:tc>
          <w:tcPr>
            <w:tcW w:w="9720" w:type="dxa"/>
            <w:gridSpan w:val="4"/>
          </w:tcPr>
          <w:p w14:paraId="19DD247D" w14:textId="77777777" w:rsidR="002F0211" w:rsidRPr="00EB50BE" w:rsidRDefault="002F0211" w:rsidP="001846B3">
            <w:pPr>
              <w:rPr>
                <w:ins w:id="77" w:author="Brian Dean" w:date="2020-02-09T18:09:00Z"/>
                <w:b/>
                <w:bCs/>
              </w:rPr>
            </w:pPr>
            <w:ins w:id="78" w:author="Brian Dean" w:date="2020-02-09T18:09:00Z">
              <w:r w:rsidRPr="00EB50BE">
                <w:rPr>
                  <w:b/>
                  <w:bCs/>
                </w:rPr>
                <w:t>What is similar?</w:t>
              </w:r>
            </w:ins>
          </w:p>
        </w:tc>
      </w:tr>
      <w:tr w:rsidR="002F0211" w:rsidRPr="00EB50BE" w14:paraId="3898CC1D"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782"/>
        </w:trPr>
        <w:tc>
          <w:tcPr>
            <w:tcW w:w="9720" w:type="dxa"/>
            <w:gridSpan w:val="4"/>
          </w:tcPr>
          <w:p w14:paraId="1102EF08" w14:textId="77777777" w:rsidR="002F0211" w:rsidRPr="00EB50BE" w:rsidRDefault="002F0211" w:rsidP="001846B3">
            <w:pPr>
              <w:rPr>
                <w:ins w:id="79" w:author="Brian Dean" w:date="2020-02-09T18:09:00Z"/>
              </w:rPr>
            </w:pPr>
            <w:ins w:id="80" w:author="Brian Dean" w:date="2020-02-09T18:09:00Z">
              <w:r w:rsidRPr="00EB50BE">
                <w:t>They need to have a deep IT knowledge and they should be aware of new and existing technologies and use their technical vision for a particular solution.</w:t>
              </w:r>
            </w:ins>
          </w:p>
        </w:tc>
      </w:tr>
    </w:tbl>
    <w:p w14:paraId="4DEC681B" w14:textId="77777777" w:rsidR="002F0211" w:rsidRPr="00EB50BE" w:rsidRDefault="002F0211" w:rsidP="002F0211">
      <w:pPr>
        <w:rPr>
          <w:ins w:id="81" w:author="Brian Dean" w:date="2020-02-09T18:09:00Z"/>
        </w:rPr>
      </w:pPr>
    </w:p>
    <w:p w14:paraId="0162A316" w14:textId="77777777" w:rsidR="002F0211" w:rsidRPr="00EB50BE" w:rsidRDefault="002F0211" w:rsidP="002F0211">
      <w:pPr>
        <w:rPr>
          <w:ins w:id="82" w:author="Brian Dean" w:date="2020-02-09T18:09:00Z"/>
        </w:rPr>
      </w:pPr>
    </w:p>
    <w:p w14:paraId="51D30F26" w14:textId="77777777" w:rsidR="002F0211" w:rsidRPr="00EB50BE" w:rsidRDefault="002F0211" w:rsidP="002F0211">
      <w:pPr>
        <w:rPr>
          <w:ins w:id="83" w:author="Brian Dean" w:date="2020-02-09T18:09:00Z"/>
          <w:b/>
          <w:bCs/>
        </w:rPr>
      </w:pPr>
      <w:ins w:id="84" w:author="Brian Dean" w:date="2020-02-09T18:09:00Z">
        <w:r w:rsidRPr="00EB50BE">
          <w:rPr>
            <w:b/>
            <w:bCs/>
          </w:rPr>
          <w:t>Career plans comparison:</w:t>
        </w:r>
      </w:ins>
    </w:p>
    <w:p w14:paraId="28F8F6B4" w14:textId="11141F93" w:rsidR="002F0211" w:rsidRDefault="002F0211" w:rsidP="002F0211">
      <w:ins w:id="85" w:author="Brian Dean" w:date="2020-02-09T18:09:00Z">
        <w:r w:rsidRPr="00EB50BE">
          <w:t xml:space="preserve">Jeremy: “After finishing my </w:t>
        </w:r>
      </w:ins>
      <w:ins w:id="86" w:author="Brian Dean" w:date="2020-02-10T08:06:00Z">
        <w:r w:rsidR="00222D4B" w:rsidRPr="00EB50BE">
          <w:t>bachelor’s</w:t>
        </w:r>
      </w:ins>
      <w:del w:id="87" w:author="Brian Dean" w:date="2020-02-10T08:06:00Z">
        <w:r w:rsidRPr="00EB50BE">
          <w:delText>bachelor</w:delText>
        </w:r>
      </w:del>
      <w:ins w:id="88" w:author="Brian Dean" w:date="2020-02-09T18:09:00Z">
        <w:r w:rsidRPr="00EB50BE">
          <w:t xml:space="preserve"> degree, I am either thinking of doing a masters or moving into a degree in business. With these steps I am hoping it will lead me to greater opportunities of growth to then be in a CIO</w:t>
        </w:r>
      </w:ins>
      <w:del w:id="89" w:author="Brian Dean" w:date="2020-02-09T18:09:00Z">
        <w:r w:rsidR="00495EFB" w:rsidRPr="00495EFB">
          <w:delText>are there, if any? What differentiates each</w:delText>
        </w:r>
      </w:del>
      <w:ins w:id="90" w:author="Brian Dean" w:date="2020-02-10T08:06:00Z">
        <w:r w:rsidRPr="00EB50BE">
          <w:t>CIO</w:t>
        </w:r>
      </w:ins>
      <w:r w:rsidRPr="00EB50BE">
        <w:t xml:space="preserve"> position </w:t>
      </w:r>
      <w:ins w:id="91" w:author="Brian Dean" w:date="2020-02-09T18:09:00Z">
        <w:r w:rsidRPr="00EB50BE">
          <w:t>in the next 8-10 years.”</w:t>
        </w:r>
      </w:ins>
    </w:p>
    <w:p w14:paraId="4C0BFB1B" w14:textId="77777777" w:rsidR="00046B9E" w:rsidRPr="00EB50BE" w:rsidRDefault="00046B9E" w:rsidP="002F0211">
      <w:pPr>
        <w:rPr>
          <w:ins w:id="92" w:author="Brian Dean" w:date="2020-02-09T18:09:00Z"/>
        </w:rPr>
      </w:pPr>
    </w:p>
    <w:p w14:paraId="721D1F52" w14:textId="02AD1733" w:rsidR="002F0211" w:rsidRDefault="002F0211" w:rsidP="002F0211">
      <w:ins w:id="93" w:author="Brian Dean" w:date="2020-02-09T18:09:00Z">
        <w:r w:rsidRPr="00EB50BE">
          <w:t xml:space="preserve">Brian: “Skills and knowledge I will need to acquire </w:t>
        </w:r>
      </w:ins>
      <w:del w:id="94" w:author="Brian Dean" w:date="2020-02-09T18:09:00Z">
        <w:r w:rsidR="00495EFB" w:rsidRPr="00495EFB">
          <w:delText xml:space="preserve">from the others, if anything? How similar or different </w:delText>
        </w:r>
      </w:del>
      <w:r w:rsidRPr="00EB50BE">
        <w:t xml:space="preserve">are </w:t>
      </w:r>
      <w:ins w:id="95" w:author="Brian Dean" w:date="2020-02-09T18:09:00Z">
        <w:r w:rsidRPr="00EB50BE">
          <w:t>in the areas of engineering and software architecture design, cloud development and IT architecture. Obtaining positions with companies developing and working with cloud technologies will provide real world experience. Importantly obtaining a degree in IT will be an excellent start to filling these gaps in my knowledge, as well as further learning of AWS services.”</w:t>
        </w:r>
      </w:ins>
    </w:p>
    <w:p w14:paraId="455FB194" w14:textId="77777777" w:rsidR="00046B9E" w:rsidRPr="00EB50BE" w:rsidRDefault="00046B9E" w:rsidP="002F0211">
      <w:pPr>
        <w:rPr>
          <w:ins w:id="96" w:author="Brian Dean" w:date="2020-02-09T18:09:00Z"/>
        </w:rPr>
      </w:pPr>
    </w:p>
    <w:p w14:paraId="62477503" w14:textId="032C6180" w:rsidR="002F0211" w:rsidRDefault="002F0211" w:rsidP="002F0211">
      <w:ins w:id="97" w:author="Brian Dean" w:date="2020-02-09T18:09:00Z">
        <w:r w:rsidRPr="00EB50BE">
          <w:t>Shane: “My primary</w:t>
        </w:r>
      </w:ins>
      <w:del w:id="98" w:author="Brian Dean" w:date="2020-02-09T18:09:00Z">
        <w:r w:rsidR="00495EFB" w:rsidRPr="00495EFB">
          <w:delText>your</w:delText>
        </w:r>
      </w:del>
      <w:r w:rsidRPr="00EB50BE">
        <w:t xml:space="preserve"> career </w:t>
      </w:r>
      <w:ins w:id="99" w:author="Brian Dean" w:date="2020-02-09T18:09:00Z">
        <w:r w:rsidRPr="00EB50BE">
          <w:t xml:space="preserve">interest is working in the area of higher management for a multinational corporation. With my current experience as owner-director of an international furniture manufacturing and export company, global property management and managing an international school, I feel that my personal on the job experience is suffice. In the modern-day, however, I do require more skills and actual “black and white” qualifications. </w:t>
        </w:r>
        <w:proofErr w:type="spellStart"/>
        <w:r w:rsidRPr="00EB50BE">
          <w:t>For</w:t>
        </w:r>
      </w:ins>
      <w:del w:id="100" w:author="Brian Dean" w:date="2020-02-09T18:09:00Z">
        <w:r w:rsidR="00495EFB" w:rsidRPr="00495EFB">
          <w:delText>plans across the group? This is new for</w:delText>
        </w:r>
      </w:del>
      <w:ins w:id="101" w:author="Brian Dean" w:date="2020-02-10T08:06:00Z">
        <w:r w:rsidRPr="00EB50BE">
          <w:t>For</w:t>
        </w:r>
      </w:ins>
      <w:proofErr w:type="spellEnd"/>
      <w:r w:rsidRPr="00EB50BE">
        <w:t xml:space="preserve"> this </w:t>
      </w:r>
      <w:ins w:id="102" w:author="Brian Dean" w:date="2020-02-09T18:09:00Z">
        <w:r w:rsidRPr="00EB50BE">
          <w:t>reason, I am undergoing a Bachelor of International Business which I hope shall be acquired within the next three years.”</w:t>
        </w:r>
      </w:ins>
      <w:del w:id="103" w:author="Brian Dean" w:date="2020-02-09T18:09:00Z">
        <w:r w:rsidR="00495EFB" w:rsidRPr="00495EFB">
          <w:delText>assignment.</w:delText>
        </w:r>
      </w:del>
    </w:p>
    <w:p w14:paraId="58A510BD" w14:textId="77777777" w:rsidR="00046B9E" w:rsidRPr="00EB50BE" w:rsidRDefault="00046B9E" w:rsidP="002F0211"/>
    <w:tbl>
      <w:tblPr>
        <w:tblpPr w:leftFromText="180" w:rightFromText="180" w:vertAnchor="text" w:tblpX="46" w:tblpY="165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470"/>
        <w:gridCol w:w="2430"/>
        <w:gridCol w:w="2495"/>
      </w:tblGrid>
      <w:tr w:rsidR="002F0211" w:rsidRPr="00EB50BE" w14:paraId="229A492A" w14:textId="77777777" w:rsidTr="001846B3">
        <w:trPr>
          <w:trHeight w:val="360"/>
        </w:trPr>
        <w:tc>
          <w:tcPr>
            <w:tcW w:w="9600" w:type="dxa"/>
            <w:gridSpan w:val="4"/>
          </w:tcPr>
          <w:p w14:paraId="6A60E767" w14:textId="77777777" w:rsidR="002F0211" w:rsidRPr="00EB50BE" w:rsidRDefault="002F0211" w:rsidP="001846B3">
            <w:pPr>
              <w:rPr>
                <w:ins w:id="104" w:author="Brian Dean" w:date="2020-02-09T18:09:00Z"/>
                <w:b/>
                <w:bCs/>
              </w:rPr>
            </w:pPr>
            <w:ins w:id="105" w:author="Brian Dean" w:date="2020-02-09T18:09:00Z">
              <w:r w:rsidRPr="00EB50BE">
                <w:rPr>
                  <w:b/>
                  <w:bCs/>
                </w:rPr>
                <w:lastRenderedPageBreak/>
                <w:t>What is the difference?</w:t>
              </w:r>
            </w:ins>
          </w:p>
        </w:tc>
      </w:tr>
      <w:tr w:rsidR="002F0211" w:rsidRPr="00EB50BE" w14:paraId="5C9F31BE" w14:textId="77777777" w:rsidTr="001846B3">
        <w:trPr>
          <w:trHeight w:val="1598"/>
        </w:trPr>
        <w:tc>
          <w:tcPr>
            <w:tcW w:w="2205" w:type="dxa"/>
          </w:tcPr>
          <w:p w14:paraId="13F59592" w14:textId="77777777" w:rsidR="002F0211" w:rsidRPr="00EB50BE" w:rsidRDefault="002F0211" w:rsidP="00046B9E">
            <w:pPr>
              <w:jc w:val="center"/>
              <w:rPr>
                <w:ins w:id="106" w:author="Brian Dean" w:date="2020-02-09T18:09:00Z"/>
                <w:b/>
                <w:bCs/>
              </w:rPr>
            </w:pPr>
            <w:ins w:id="107" w:author="Brian Dean" w:date="2020-02-09T18:09:00Z">
              <w:r w:rsidRPr="00EB50BE">
                <w:rPr>
                  <w:b/>
                  <w:bCs/>
                </w:rPr>
                <w:t>Shane</w:t>
              </w:r>
            </w:ins>
          </w:p>
          <w:p w14:paraId="4F77B630" w14:textId="77777777" w:rsidR="002F0211" w:rsidRPr="00EB50BE" w:rsidRDefault="002F0211" w:rsidP="00046B9E">
            <w:pPr>
              <w:jc w:val="left"/>
              <w:rPr>
                <w:ins w:id="108" w:author="Brian Dean" w:date="2020-02-09T18:09:00Z"/>
              </w:rPr>
            </w:pPr>
            <w:ins w:id="109" w:author="Brian Dean" w:date="2020-02-09T18:09:00Z">
              <w:r w:rsidRPr="00EB50BE">
                <w:t>Shane relies on his previous career experiences as well as on developing more skills and getting an actual “black and white” qualifications.</w:t>
              </w:r>
            </w:ins>
          </w:p>
        </w:tc>
        <w:tc>
          <w:tcPr>
            <w:tcW w:w="2470" w:type="dxa"/>
          </w:tcPr>
          <w:p w14:paraId="3E953976" w14:textId="77777777" w:rsidR="002F0211" w:rsidRPr="00EB50BE" w:rsidRDefault="002F0211" w:rsidP="00046B9E">
            <w:pPr>
              <w:jc w:val="center"/>
              <w:rPr>
                <w:ins w:id="110" w:author="Brian Dean" w:date="2020-02-09T18:09:00Z"/>
                <w:b/>
                <w:bCs/>
              </w:rPr>
            </w:pPr>
            <w:ins w:id="111" w:author="Brian Dean" w:date="2020-02-09T18:09:00Z">
              <w:r w:rsidRPr="00EB50BE">
                <w:rPr>
                  <w:b/>
                  <w:bCs/>
                </w:rPr>
                <w:t>Brian</w:t>
              </w:r>
            </w:ins>
          </w:p>
          <w:p w14:paraId="7DCA3E87" w14:textId="77777777" w:rsidR="002F0211" w:rsidRPr="00EB50BE" w:rsidRDefault="002F0211" w:rsidP="00046B9E">
            <w:pPr>
              <w:jc w:val="left"/>
              <w:rPr>
                <w:ins w:id="112" w:author="Brian Dean" w:date="2020-02-09T18:09:00Z"/>
              </w:rPr>
            </w:pPr>
            <w:ins w:id="113" w:author="Brian Dean" w:date="2020-02-09T18:09:00Z">
              <w:r w:rsidRPr="00EB50BE">
                <w:t>In addition to obtaining a degree in IT, Brian is planning to learn AWS server.</w:t>
              </w:r>
            </w:ins>
          </w:p>
        </w:tc>
        <w:tc>
          <w:tcPr>
            <w:tcW w:w="2430" w:type="dxa"/>
          </w:tcPr>
          <w:p w14:paraId="52CDB901" w14:textId="77777777" w:rsidR="002F0211" w:rsidRPr="00EB50BE" w:rsidRDefault="002F0211" w:rsidP="00046B9E">
            <w:pPr>
              <w:jc w:val="center"/>
              <w:rPr>
                <w:ins w:id="114" w:author="Brian Dean" w:date="2020-02-09T18:09:00Z"/>
                <w:b/>
                <w:bCs/>
              </w:rPr>
            </w:pPr>
            <w:ins w:id="115" w:author="Brian Dean" w:date="2020-02-09T18:09:00Z">
              <w:r w:rsidRPr="00EB50BE">
                <w:rPr>
                  <w:b/>
                  <w:bCs/>
                </w:rPr>
                <w:t>Jeremy</w:t>
              </w:r>
            </w:ins>
          </w:p>
          <w:p w14:paraId="393F2DDC" w14:textId="77777777" w:rsidR="002F0211" w:rsidRPr="00EB50BE" w:rsidRDefault="002F0211" w:rsidP="00046B9E">
            <w:pPr>
              <w:jc w:val="left"/>
              <w:rPr>
                <w:ins w:id="116" w:author="Brian Dean" w:date="2020-02-09T18:09:00Z"/>
              </w:rPr>
            </w:pPr>
            <w:ins w:id="117" w:author="Brian Dean" w:date="2020-02-09T18:09:00Z">
              <w:r w:rsidRPr="00EB50BE">
                <w:t>Jeremy’s plan is to do masters or move into a degree in business.</w:t>
              </w:r>
            </w:ins>
          </w:p>
        </w:tc>
        <w:tc>
          <w:tcPr>
            <w:tcW w:w="2495" w:type="dxa"/>
          </w:tcPr>
          <w:p w14:paraId="47CF2A3C" w14:textId="77777777" w:rsidR="002F0211" w:rsidRPr="00EB50BE" w:rsidRDefault="002F0211" w:rsidP="00046B9E">
            <w:pPr>
              <w:jc w:val="center"/>
              <w:rPr>
                <w:ins w:id="118" w:author="Brian Dean" w:date="2020-02-09T18:09:00Z"/>
                <w:b/>
                <w:bCs/>
              </w:rPr>
            </w:pPr>
            <w:ins w:id="119" w:author="Brian Dean" w:date="2020-02-09T18:09:00Z">
              <w:r w:rsidRPr="00EB50BE">
                <w:rPr>
                  <w:b/>
                  <w:bCs/>
                </w:rPr>
                <w:t>Daria</w:t>
              </w:r>
            </w:ins>
          </w:p>
          <w:p w14:paraId="71942D6A" w14:textId="77777777" w:rsidR="002F0211" w:rsidRPr="00EB50BE" w:rsidRDefault="002F0211" w:rsidP="00046B9E">
            <w:pPr>
              <w:jc w:val="left"/>
              <w:rPr>
                <w:ins w:id="120" w:author="Brian Dean" w:date="2020-02-09T18:09:00Z"/>
              </w:rPr>
            </w:pPr>
            <w:ins w:id="121" w:author="Brian Dean" w:date="2020-02-09T18:09:00Z">
              <w:r w:rsidRPr="00EB50BE">
                <w:t>Daria is going to develop necessary skills using online courses.</w:t>
              </w:r>
            </w:ins>
          </w:p>
        </w:tc>
      </w:tr>
      <w:tr w:rsidR="002F0211" w:rsidRPr="00EB50BE" w14:paraId="6E2A890E" w14:textId="77777777" w:rsidTr="001846B3">
        <w:trPr>
          <w:trHeight w:val="330"/>
        </w:trPr>
        <w:tc>
          <w:tcPr>
            <w:tcW w:w="9600" w:type="dxa"/>
            <w:gridSpan w:val="4"/>
          </w:tcPr>
          <w:p w14:paraId="62443823" w14:textId="77777777" w:rsidR="002F0211" w:rsidRPr="00EB50BE" w:rsidRDefault="002F0211" w:rsidP="001846B3">
            <w:pPr>
              <w:rPr>
                <w:ins w:id="122" w:author="Brian Dean" w:date="2020-02-09T18:09:00Z"/>
                <w:b/>
                <w:bCs/>
              </w:rPr>
            </w:pPr>
            <w:ins w:id="123" w:author="Brian Dean" w:date="2020-02-09T18:09:00Z">
              <w:r w:rsidRPr="00EB50BE">
                <w:rPr>
                  <w:b/>
                  <w:bCs/>
                </w:rPr>
                <w:t>What is similar?</w:t>
              </w:r>
            </w:ins>
          </w:p>
        </w:tc>
      </w:tr>
      <w:tr w:rsidR="002F0211" w:rsidRPr="00EB50BE" w14:paraId="462304B0" w14:textId="77777777" w:rsidTr="001846B3">
        <w:trPr>
          <w:trHeight w:val="347"/>
        </w:trPr>
        <w:tc>
          <w:tcPr>
            <w:tcW w:w="9600" w:type="dxa"/>
            <w:gridSpan w:val="4"/>
          </w:tcPr>
          <w:p w14:paraId="70D8BEF7" w14:textId="77777777" w:rsidR="002F0211" w:rsidRPr="00EB50BE" w:rsidRDefault="002F0211" w:rsidP="001846B3">
            <w:pPr>
              <w:rPr>
                <w:ins w:id="124" w:author="Brian Dean" w:date="2020-02-09T18:09:00Z"/>
              </w:rPr>
            </w:pPr>
            <w:ins w:id="125" w:author="Brian Dean" w:date="2020-02-09T18:09:00Z">
              <w:r w:rsidRPr="00EB50BE">
                <w:t>To achieve their goals, everyone needs to get the necessary skills and education, that will take several years.</w:t>
              </w:r>
            </w:ins>
          </w:p>
        </w:tc>
      </w:tr>
    </w:tbl>
    <w:p w14:paraId="4877B0A0" w14:textId="77777777" w:rsidR="002F0211" w:rsidRDefault="002F0211" w:rsidP="002F0211">
      <w:pPr>
        <w:rPr>
          <w:ins w:id="126" w:author="Brian Dean" w:date="2020-02-09T18:09:00Z"/>
        </w:rPr>
      </w:pPr>
      <w:ins w:id="127" w:author="Brian Dean" w:date="2020-02-09T18:09:00Z">
        <w:r w:rsidRPr="00EB50BE">
          <w:t>Daria: “In parallel with studying at the University, I will be studying Machine Learning in Python using online courses. After mastering the essential skills, I can get an internship as a data science engineer. My next step is working as a data science engineer for several years to get an experience and then find a work in an international company as Machine Learnin</w:t>
        </w:r>
        <w:r>
          <w:t>g Engineer”</w:t>
        </w:r>
      </w:ins>
    </w:p>
    <w:p w14:paraId="20640139" w14:textId="77777777" w:rsidR="00495EFB" w:rsidRDefault="00495EFB">
      <w:pPr>
        <w:rPr>
          <w:del w:id="128" w:author="Brian Dean" w:date="2020-02-09T18:09:00Z"/>
        </w:rPr>
      </w:pPr>
    </w:p>
    <w:p w14:paraId="1B24840B" w14:textId="77777777" w:rsidR="00495EFB" w:rsidRDefault="00495EFB"/>
    <w:p w14:paraId="566AD5EC" w14:textId="77777777" w:rsidR="00495EFB" w:rsidRDefault="00495EFB"/>
    <w:p w14:paraId="3C4162C4" w14:textId="4BC6C123" w:rsidR="0047552B" w:rsidRPr="00495EFB" w:rsidRDefault="0047552B">
      <w:pPr>
        <w:rPr>
          <w:rFonts w:eastAsiaTheme="majorEastAsia" w:cstheme="majorBidi"/>
          <w:color w:val="C40827"/>
          <w:sz w:val="26"/>
          <w:szCs w:val="26"/>
        </w:rPr>
      </w:pPr>
    </w:p>
    <w:p w14:paraId="3DC2F63A" w14:textId="7B40B424" w:rsidR="00663667" w:rsidRDefault="004C0DD7" w:rsidP="004C0DD7">
      <w:pPr>
        <w:pStyle w:val="Heading2"/>
      </w:pPr>
      <w:bookmarkStart w:id="129" w:name="_Toc32556934"/>
      <w:r>
        <w:t>Tools</w:t>
      </w:r>
      <w:bookmarkEnd w:id="129"/>
    </w:p>
    <w:p w14:paraId="6EE77604" w14:textId="77777777" w:rsidR="00BF06AF" w:rsidRDefault="00BF06AF" w:rsidP="007613B0"/>
    <w:p w14:paraId="605C979F" w14:textId="0FE2125F" w:rsidR="007613B0" w:rsidRDefault="007613B0" w:rsidP="007B1B54">
      <w:r>
        <w:t>G6 Internet Explorers Team website:</w:t>
      </w:r>
    </w:p>
    <w:p w14:paraId="5B319BEE" w14:textId="45EF4E5E" w:rsidR="007613B0" w:rsidRDefault="007613B0" w:rsidP="007613B0">
      <w:pPr>
        <w:rPr>
          <w:rStyle w:val="Hyperlink"/>
        </w:rPr>
      </w:pPr>
      <w:r w:rsidRPr="00022F52">
        <w:t xml:space="preserve"> </w:t>
      </w:r>
      <w:hyperlink r:id="rId10" w:history="1">
        <w:r>
          <w:rPr>
            <w:rStyle w:val="Hyperlink"/>
          </w:rPr>
          <w:t>https://g6-internet-explorers.github.io/</w:t>
        </w:r>
      </w:hyperlink>
    </w:p>
    <w:p w14:paraId="089E5175" w14:textId="77777777" w:rsidR="00C55C8F" w:rsidRDefault="00C55C8F" w:rsidP="007613B0">
      <w:pPr>
        <w:rPr>
          <w:ins w:id="130" w:author="Brian Dean" w:date="2020-02-09T18:09:00Z"/>
        </w:rPr>
      </w:pPr>
    </w:p>
    <w:p w14:paraId="1937EC41" w14:textId="77777777" w:rsidR="007613B0" w:rsidRDefault="007613B0" w:rsidP="007613B0">
      <w:r>
        <w:t xml:space="preserve">G6 Internet Explorers Team Repository: </w:t>
      </w:r>
    </w:p>
    <w:p w14:paraId="049D92CB" w14:textId="3EAD48BB" w:rsidR="00C55C8F" w:rsidRDefault="00A97778" w:rsidP="007613B0">
      <w:pPr>
        <w:rPr>
          <w:ins w:id="131" w:author="Brian Dean" w:date="2020-02-09T18:09:00Z"/>
        </w:rPr>
      </w:pPr>
      <w:ins w:id="132" w:author="Brian Dean" w:date="2020-02-09T18:09:00Z">
        <w:r>
          <w:fldChar w:fldCharType="begin"/>
        </w:r>
        <w:r>
          <w:instrText xml:space="preserve"> HYPERLINK "https://github.com/G6-Internet-Explorers/RMIT-Assignment-3" </w:instrText>
        </w:r>
        <w:r>
          <w:fldChar w:fldCharType="separate"/>
        </w:r>
        <w:r w:rsidR="00C55C8F">
          <w:rPr>
            <w:rStyle w:val="Hyperlink"/>
          </w:rPr>
          <w:t>https://github.com/G6-Internet-Explorers/RMIT-Assignment-3</w:t>
        </w:r>
        <w:r>
          <w:rPr>
            <w:rStyle w:val="Hyperlink"/>
          </w:rPr>
          <w:fldChar w:fldCharType="end"/>
        </w:r>
      </w:ins>
    </w:p>
    <w:p w14:paraId="18CC09A6" w14:textId="77777777" w:rsidR="00C55C8F" w:rsidRDefault="00C55C8F" w:rsidP="007613B0">
      <w:pPr>
        <w:rPr>
          <w:ins w:id="133" w:author="Brian Dean" w:date="2020-02-09T18:09:00Z"/>
        </w:rPr>
      </w:pPr>
    </w:p>
    <w:p w14:paraId="116F3795" w14:textId="77777777" w:rsidR="007613B0" w:rsidRDefault="00432206" w:rsidP="007613B0">
      <w:pPr>
        <w:rPr>
          <w:del w:id="134" w:author="Brian Dean" w:date="2020-02-09T18:09:00Z"/>
        </w:rPr>
      </w:pPr>
      <w:del w:id="135" w:author="Brian Dean" w:date="2020-02-09T18:09:00Z">
        <w:r>
          <w:fldChar w:fldCharType="begin"/>
        </w:r>
        <w:r>
          <w:delInstrText xml:space="preserve"> HYPERLINK "https://github.com/G6-Internet-Explorers/RMIT-Assignment-2" </w:delInstrText>
        </w:r>
        <w:r>
          <w:fldChar w:fldCharType="separate"/>
        </w:r>
        <w:r w:rsidR="007613B0" w:rsidRPr="00744B1F">
          <w:rPr>
            <w:rStyle w:val="Hyperlink"/>
          </w:rPr>
          <w:delText>https://github.com/G6-Internet-Explorers/RMIT-Assignment-2</w:delText>
        </w:r>
        <w:r>
          <w:rPr>
            <w:rStyle w:val="Hyperlink"/>
          </w:rPr>
          <w:fldChar w:fldCharType="end"/>
        </w:r>
      </w:del>
    </w:p>
    <w:p w14:paraId="72B40AEB" w14:textId="669AE55E" w:rsidR="007613B0" w:rsidRDefault="007613B0" w:rsidP="007B1B54">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5F5E2C9A" w14:textId="77777777" w:rsidR="00C55C8F" w:rsidRDefault="00C55C8F" w:rsidP="007B1B54">
      <w:pPr>
        <w:rPr>
          <w:ins w:id="136" w:author="Brian Dean" w:date="2020-02-09T18:09:00Z"/>
        </w:rPr>
      </w:pPr>
    </w:p>
    <w:p w14:paraId="0013D7A1" w14:textId="0B2ACA40" w:rsidR="007613B0" w:rsidRDefault="007613B0" w:rsidP="007B1B54">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1986C2F8" w14:textId="57547BAD" w:rsidR="00663667" w:rsidRDefault="008359D5" w:rsidP="00E9097A">
      <w:pPr>
        <w:pStyle w:val="Heading1"/>
      </w:pPr>
      <w:bookmarkStart w:id="137" w:name="_Toc32556935"/>
      <w:r>
        <w:lastRenderedPageBreak/>
        <w:t>Project Description</w:t>
      </w:r>
      <w:bookmarkEnd w:id="137"/>
    </w:p>
    <w:p w14:paraId="2BAB6FF8" w14:textId="6AF33B5B" w:rsidR="00663667" w:rsidRDefault="00663667"/>
    <w:p w14:paraId="527C0F03" w14:textId="77777777" w:rsidR="008359D5" w:rsidRDefault="008359D5" w:rsidP="00E9097A">
      <w:pPr>
        <w:pStyle w:val="Heading2"/>
      </w:pPr>
      <w:bookmarkStart w:id="138" w:name="_Toc32556936"/>
      <w:r>
        <w:t>Overview</w:t>
      </w:r>
      <w:bookmarkEnd w:id="138"/>
    </w:p>
    <w:p w14:paraId="02F75DC1" w14:textId="35FC9BAF" w:rsidR="008359D5" w:rsidRDefault="008359D5" w:rsidP="00CE75E1">
      <w:pPr>
        <w:pStyle w:val="Heading5"/>
      </w:pPr>
    </w:p>
    <w:p w14:paraId="7BBB7C8B" w14:textId="10C5E277" w:rsidR="005A3263" w:rsidRDefault="00EE6D8F" w:rsidP="005A3263">
      <w:r>
        <w:t>gardenMates is a</w:t>
      </w:r>
      <w:r w:rsidR="005A3263">
        <w:t xml:space="preserve"> subscription-based mobile application package that you can purchase, which assists in the development of small to large scale agricultural development. This application package comes with a sensor device that can be added to a pot plant, or larger devices for a vegetable bed, to capture environmental data. This environmental data includes moisture content, soil type, soil requirements, soil characteristics and weather information. The information provided gives the customer live-data and life cycle assistance to ensure plant development is met in the best of conditions. So that the</w:t>
      </w:r>
      <w:r w:rsidR="009665CF">
        <w:t xml:space="preserve"> </w:t>
      </w:r>
      <w:r w:rsidR="005A3263">
        <w:t>end result is a thriving agricultural environment giving quality produce or enjoyment.</w:t>
      </w:r>
    </w:p>
    <w:p w14:paraId="62A5E305" w14:textId="77777777" w:rsidR="005A3263" w:rsidRDefault="005A3263" w:rsidP="005A3263"/>
    <w:p w14:paraId="26617887" w14:textId="731B7AAD" w:rsidR="008359D5" w:rsidRDefault="005A3263" w:rsidP="005A3263">
      <w:r>
        <w:t>The outcome for this project would be that we have a robust, reliable working application and system to suit the novice at-home gardener and students then be able to expand on that technology to cater for large industrial vertical farms to increase their maximum capacity using a minimal carbon footprint.</w:t>
      </w:r>
    </w:p>
    <w:p w14:paraId="003E3790" w14:textId="77777777" w:rsidR="005A3263" w:rsidRDefault="005A3263" w:rsidP="005A3263"/>
    <w:p w14:paraId="7EB4B27F" w14:textId="511448AB" w:rsidR="008359D5" w:rsidRDefault="00E9097A" w:rsidP="00E9097A">
      <w:pPr>
        <w:pStyle w:val="Heading3"/>
      </w:pPr>
      <w:bookmarkStart w:id="139" w:name="_Toc32556937"/>
      <w:r>
        <w:t>Motivation</w:t>
      </w:r>
      <w:bookmarkEnd w:id="139"/>
    </w:p>
    <w:p w14:paraId="5C4C4E72" w14:textId="3AE1E78A" w:rsidR="00E9097A" w:rsidRDefault="005A3263">
      <w:r w:rsidRPr="005A3263">
        <w:t>Our motivation for pursuing gardenMates as a viable project stems from very real personal experiences of having pot plants, herbs and vegetables advertised as easy to grow, end up dead or ravished by insects or disease. Feedback from friends and relatives shows that this issue is not unique to us. Gardening can be very calming and therapeutic, less so when there are poor outcomes, so keeping plants alive for longer assists mental health. Having access to fresh herbs and vegetables is also important to physical wellbeing. The combination of a remote sensor an IOT device and a mobile phone application is very much on trend in I.T. terms with home gardeners and time poor city dwellers. We believe that our project, providing an innovative, cost effective, easy to use solution to gardening dilemma’s will provide a future employer with a better appreciation of our capabilities, problem solving abilities and exceptional team co-operation skills.</w:t>
      </w:r>
    </w:p>
    <w:p w14:paraId="077C5993" w14:textId="77777777" w:rsidR="00C55C8F" w:rsidRDefault="00C55C8F">
      <w:pPr>
        <w:rPr>
          <w:ins w:id="140" w:author="Brian Dean" w:date="2020-02-09T18:09:00Z"/>
        </w:rPr>
      </w:pPr>
    </w:p>
    <w:p w14:paraId="6540482C" w14:textId="24AF15EC" w:rsidR="00E9097A" w:rsidRDefault="00E9097A" w:rsidP="00E9097A">
      <w:pPr>
        <w:pStyle w:val="Heading3"/>
      </w:pPr>
      <w:bookmarkStart w:id="141" w:name="_Toc32556938"/>
      <w:r>
        <w:t>Landscape</w:t>
      </w:r>
      <w:bookmarkEnd w:id="141"/>
    </w:p>
    <w:p w14:paraId="3A83945F" w14:textId="2A59096E" w:rsidR="00066F39" w:rsidRDefault="00066F39" w:rsidP="00066F39">
      <w:pPr>
        <w:rPr>
          <w:ins w:id="142" w:author="Brian Dean" w:date="2020-02-06T16:50:00Z"/>
        </w:rPr>
      </w:pPr>
      <w:ins w:id="143" w:author="Brian Dean" w:date="2020-02-06T16:50:00Z">
        <w:r>
          <w:t>There are a lot of different plant devices, some of them are similar to gardenMates. For example, a device which is capable of measuring soil moisture, temperature, and light and automatically water your plant with the built in water pump. Or another one, self-contained automatic watering pot consisting of a soil sensor as well as the water reservoir built into a cavity in the pot.</w:t>
        </w:r>
      </w:ins>
    </w:p>
    <w:p w14:paraId="34CB89A4" w14:textId="77777777" w:rsidR="00066F39" w:rsidRDefault="00066F39" w:rsidP="00066F39">
      <w:pPr>
        <w:rPr>
          <w:ins w:id="144" w:author="Brian Dean" w:date="2020-02-06T16:50:00Z"/>
        </w:rPr>
      </w:pPr>
    </w:p>
    <w:p w14:paraId="7C71ED39" w14:textId="434DA7B1" w:rsidR="00066F39" w:rsidRDefault="00066F39" w:rsidP="00066F39">
      <w:pPr>
        <w:rPr>
          <w:ins w:id="145" w:author="Brian Dean" w:date="2020-02-06T16:50:00Z"/>
        </w:rPr>
      </w:pPr>
      <w:ins w:id="146" w:author="Brian Dean" w:date="2020-02-06T16:50:00Z">
        <w:r>
          <w:t xml:space="preserve">There is competition between automatic and non-automatic plant watering and monitoring systems. The most leading ones are </w:t>
        </w:r>
        <w:proofErr w:type="spellStart"/>
        <w:r>
          <w:t>PlantMaid</w:t>
        </w:r>
        <w:proofErr w:type="spellEnd"/>
        <w:r>
          <w:t xml:space="preserve"> and Parrot Pot. Garden Mates is quite similar to Parrot Pot but the distinguishing feature of it is a sensor device that can be added not only to a pot plant, but also to larger sized gardens making it available for micro agricultural projects.</w:t>
        </w:r>
      </w:ins>
    </w:p>
    <w:p w14:paraId="79402576" w14:textId="2CEA2012" w:rsidR="00066F39" w:rsidRDefault="00066F39" w:rsidP="00066F39">
      <w:pPr>
        <w:rPr>
          <w:ins w:id="147" w:author="Brian Dean" w:date="2020-02-06T16:50:00Z"/>
        </w:rPr>
      </w:pPr>
    </w:p>
    <w:p w14:paraId="2CDD244A" w14:textId="6C74A56B" w:rsidR="00066F39" w:rsidRDefault="00066F39" w:rsidP="00066F39">
      <w:pPr>
        <w:rPr>
          <w:ins w:id="148" w:author="Brian Dean" w:date="2020-02-06T16:50:00Z"/>
        </w:rPr>
      </w:pPr>
      <w:ins w:id="149" w:author="Brian Dean" w:date="2020-02-06T16:50:00Z">
        <w:r>
          <w:t xml:space="preserve">Interestingly our research uncovered a </w:t>
        </w:r>
        <w:proofErr w:type="spellStart"/>
        <w:r>
          <w:t>kickstarter</w:t>
        </w:r>
        <w:proofErr w:type="spellEnd"/>
        <w:r>
          <w:t xml:space="preserve"> start up based in the U.K. that is almost a mirror of gardenMates. The main difference being their sensor is designed for indoor use only which is a limitation gardenMates intends to overcome.</w:t>
        </w:r>
        <w:r w:rsidR="00015952" w:rsidRPr="00015952">
          <w:t xml:space="preserve"> </w:t>
        </w:r>
        <w:r w:rsidR="00015952">
          <w:t>(Subscribe, 2019)</w:t>
        </w:r>
      </w:ins>
    </w:p>
    <w:p w14:paraId="39A6A75B" w14:textId="77777777" w:rsidR="00066F39" w:rsidRDefault="00066F39" w:rsidP="00066F39">
      <w:pPr>
        <w:rPr>
          <w:ins w:id="150" w:author="Brian Dean" w:date="2020-02-06T16:50:00Z"/>
        </w:rPr>
      </w:pPr>
    </w:p>
    <w:p w14:paraId="3A0F0D97" w14:textId="77777777" w:rsidR="00066F39" w:rsidRDefault="00066F39" w:rsidP="00066F39">
      <w:pPr>
        <w:rPr>
          <w:ins w:id="151" w:author="Brian Dean" w:date="2020-02-06T16:50:00Z"/>
        </w:rPr>
      </w:pPr>
    </w:p>
    <w:p w14:paraId="15E3965F" w14:textId="5EC3D8B3" w:rsidR="004C0DD7" w:rsidRDefault="00E9097A" w:rsidP="00E9097A">
      <w:pPr>
        <w:rPr>
          <w:del w:id="152" w:author="Brian Dean" w:date="2020-02-06T16:50:00Z"/>
        </w:rPr>
      </w:pPr>
      <w:del w:id="153" w:author="Brian Dean" w:date="2020-02-06T16:50:00Z">
        <w:r w:rsidRPr="00E9097A">
          <w:lastRenderedPageBreak/>
          <w:delText>What similar systems or products are available? What competitors are there? What points of difference are there about your project compared to what exist now? At least one paragraph is expected.</w:delText>
        </w:r>
      </w:del>
    </w:p>
    <w:p w14:paraId="124EDB4F" w14:textId="39FEB275" w:rsidR="004C0DD7" w:rsidRDefault="004C0DD7">
      <w:pPr>
        <w:rPr>
          <w:del w:id="154" w:author="Brian Dean" w:date="2020-02-06T16:50:00Z"/>
        </w:rPr>
      </w:pPr>
    </w:p>
    <w:p w14:paraId="7B10FB2E" w14:textId="200FD432" w:rsidR="00E9097A" w:rsidRDefault="00E9097A" w:rsidP="00E9097A">
      <w:pPr>
        <w:pStyle w:val="Heading2"/>
      </w:pPr>
      <w:bookmarkStart w:id="155" w:name="_Toc32556939"/>
      <w:r>
        <w:t>Detailed Description</w:t>
      </w:r>
      <w:bookmarkEnd w:id="155"/>
    </w:p>
    <w:p w14:paraId="0658D148" w14:textId="5A134690" w:rsidR="00C17233" w:rsidRDefault="00E9097A" w:rsidP="00E9097A">
      <w:pPr>
        <w:pStyle w:val="Heading3"/>
      </w:pPr>
      <w:bookmarkStart w:id="156" w:name="_Toc32556940"/>
      <w:r>
        <w:t>Aims</w:t>
      </w:r>
      <w:bookmarkEnd w:id="156"/>
    </w:p>
    <w:p w14:paraId="3086ECDD" w14:textId="4E9CA7A1" w:rsidR="00E9097A" w:rsidRDefault="00066F39" w:rsidP="00E9097A">
      <w:pPr>
        <w:rPr>
          <w:rFonts w:eastAsiaTheme="majorEastAsia"/>
          <w:lang w:eastAsia="en-US"/>
        </w:rPr>
      </w:pPr>
      <w:ins w:id="157" w:author="Brian Dean" w:date="2020-02-06T16:50:00Z">
        <w:r>
          <w:rPr>
            <w:rFonts w:eastAsiaTheme="majorEastAsia"/>
            <w:lang w:eastAsia="en-US"/>
          </w:rPr>
          <w:t>The primary focus of the gardenMates project is to provide to the masses a technological assistant to assist in maintaining happy healthy balcony and indoor gardens. This will be achieved using a sensor that takes measurement of soil and location conditions. The sensor or sensors pair to a small hub which provides access to the internet and the gardenMates servers</w:t>
        </w:r>
        <w:r w:rsidR="00384DE6">
          <w:rPr>
            <w:rFonts w:eastAsiaTheme="majorEastAsia"/>
            <w:lang w:eastAsia="en-US"/>
          </w:rPr>
          <w:t>. The gardenMates servers are then able to feed a mobile phone application with notifications, tips and the sensor measurements for each sensor location.</w:t>
        </w:r>
      </w:ins>
    </w:p>
    <w:p w14:paraId="6AD79EA8" w14:textId="6CEE84B2" w:rsidR="00384DE6" w:rsidRDefault="00384DE6" w:rsidP="00E9097A">
      <w:pPr>
        <w:rPr>
          <w:ins w:id="158" w:author="Brian Dean" w:date="2020-02-06T16:50:00Z"/>
          <w:rFonts w:eastAsiaTheme="majorEastAsia"/>
          <w:lang w:eastAsia="en-US"/>
        </w:rPr>
      </w:pPr>
    </w:p>
    <w:p w14:paraId="15658FA3" w14:textId="5BBE10A6" w:rsidR="00384DE6" w:rsidRDefault="00384DE6" w:rsidP="00384DE6">
      <w:pPr>
        <w:pStyle w:val="Heading3"/>
        <w:rPr>
          <w:ins w:id="159" w:author="Brian Dean" w:date="2020-02-06T16:50:00Z"/>
        </w:rPr>
      </w:pPr>
      <w:bookmarkStart w:id="160" w:name="_Toc32556941"/>
      <w:ins w:id="161" w:author="Brian Dean" w:date="2020-02-06T16:50:00Z">
        <w:r>
          <w:t>Goal 1</w:t>
        </w:r>
        <w:bookmarkEnd w:id="160"/>
      </w:ins>
    </w:p>
    <w:p w14:paraId="3356C97A" w14:textId="4235DB30" w:rsidR="00384DE6" w:rsidRDefault="00384DE6" w:rsidP="00384DE6">
      <w:pPr>
        <w:rPr>
          <w:ins w:id="162" w:author="Brian Dean" w:date="2020-02-06T16:50:00Z"/>
          <w:rFonts w:eastAsiaTheme="majorEastAsia"/>
          <w:lang w:eastAsia="en-US"/>
        </w:rPr>
      </w:pPr>
      <w:ins w:id="163" w:author="Brian Dean" w:date="2020-02-06T16:50:00Z">
        <w:r>
          <w:rPr>
            <w:rFonts w:eastAsiaTheme="majorEastAsia"/>
            <w:lang w:eastAsia="en-US"/>
          </w:rPr>
          <w:t>The initial requirement is a suitable sensor device. The sensor must be of rugged manufacture</w:t>
        </w:r>
        <w:r w:rsidR="002D0C6E">
          <w:rPr>
            <w:rFonts w:eastAsiaTheme="majorEastAsia"/>
            <w:lang w:eastAsia="en-US"/>
          </w:rPr>
          <w:t>, waterproof and</w:t>
        </w:r>
        <w:r>
          <w:rPr>
            <w:rFonts w:eastAsiaTheme="majorEastAsia"/>
            <w:lang w:eastAsia="en-US"/>
          </w:rPr>
          <w:t xml:space="preserve"> able to stand up to outside conditions as opposed to the competition which only provide indoor use sensors. Four different measurements are required. </w:t>
        </w:r>
      </w:ins>
    </w:p>
    <w:p w14:paraId="2235C90D" w14:textId="19044038" w:rsidR="00384DE6" w:rsidRDefault="00384DE6" w:rsidP="00384DE6">
      <w:pPr>
        <w:pStyle w:val="ListParagraph"/>
        <w:numPr>
          <w:ilvl w:val="0"/>
          <w:numId w:val="15"/>
        </w:numPr>
        <w:rPr>
          <w:ins w:id="164" w:author="Brian Dean" w:date="2020-02-06T16:50:00Z"/>
          <w:rFonts w:eastAsiaTheme="majorEastAsia"/>
        </w:rPr>
      </w:pPr>
      <w:ins w:id="165" w:author="Brian Dean" w:date="2020-02-06T16:50:00Z">
        <w:r w:rsidRPr="00384DE6">
          <w:rPr>
            <w:rFonts w:eastAsiaTheme="majorEastAsia"/>
          </w:rPr>
          <w:t xml:space="preserve">Soil </w:t>
        </w:r>
        <w:r>
          <w:rPr>
            <w:rFonts w:eastAsiaTheme="majorEastAsia"/>
          </w:rPr>
          <w:t>m</w:t>
        </w:r>
        <w:r w:rsidRPr="00384DE6">
          <w:rPr>
            <w:rFonts w:eastAsiaTheme="majorEastAsia"/>
          </w:rPr>
          <w:t>oisture</w:t>
        </w:r>
      </w:ins>
    </w:p>
    <w:p w14:paraId="37434262" w14:textId="6B7ABBAF" w:rsidR="00384DE6" w:rsidRDefault="00384DE6" w:rsidP="00384DE6">
      <w:pPr>
        <w:pStyle w:val="ListParagraph"/>
        <w:numPr>
          <w:ilvl w:val="0"/>
          <w:numId w:val="15"/>
        </w:numPr>
        <w:rPr>
          <w:ins w:id="166" w:author="Brian Dean" w:date="2020-02-06T16:50:00Z"/>
          <w:rFonts w:eastAsiaTheme="majorEastAsia"/>
        </w:rPr>
      </w:pPr>
      <w:ins w:id="167" w:author="Brian Dean" w:date="2020-02-06T16:50:00Z">
        <w:r>
          <w:rPr>
            <w:rFonts w:eastAsiaTheme="majorEastAsia"/>
          </w:rPr>
          <w:t xml:space="preserve">Soil </w:t>
        </w:r>
        <w:proofErr w:type="spellStart"/>
        <w:r>
          <w:rPr>
            <w:rFonts w:eastAsiaTheme="majorEastAsia"/>
          </w:rPr>
          <w:t>ph</w:t>
        </w:r>
        <w:proofErr w:type="spellEnd"/>
      </w:ins>
    </w:p>
    <w:p w14:paraId="5E7F0C14" w14:textId="3AF39C60" w:rsidR="00384DE6" w:rsidRDefault="00384DE6" w:rsidP="00384DE6">
      <w:pPr>
        <w:pStyle w:val="ListParagraph"/>
        <w:numPr>
          <w:ilvl w:val="0"/>
          <w:numId w:val="15"/>
        </w:numPr>
        <w:rPr>
          <w:ins w:id="168" w:author="Brian Dean" w:date="2020-02-06T16:50:00Z"/>
          <w:rFonts w:eastAsiaTheme="majorEastAsia"/>
        </w:rPr>
      </w:pPr>
      <w:ins w:id="169" w:author="Brian Dean" w:date="2020-02-06T16:50:00Z">
        <w:r>
          <w:rPr>
            <w:rFonts w:eastAsiaTheme="majorEastAsia"/>
          </w:rPr>
          <w:t>Ambient light</w:t>
        </w:r>
      </w:ins>
    </w:p>
    <w:p w14:paraId="622309A3" w14:textId="2C00F8F5" w:rsidR="002D0C6E" w:rsidRDefault="00384DE6" w:rsidP="00384DE6">
      <w:pPr>
        <w:pStyle w:val="ListParagraph"/>
        <w:numPr>
          <w:ilvl w:val="0"/>
          <w:numId w:val="15"/>
        </w:numPr>
        <w:rPr>
          <w:ins w:id="170" w:author="Brian Dean" w:date="2020-02-06T16:50:00Z"/>
          <w:rFonts w:eastAsiaTheme="majorEastAsia"/>
        </w:rPr>
      </w:pPr>
      <w:ins w:id="171" w:author="Brian Dean" w:date="2020-02-06T16:50:00Z">
        <w:r>
          <w:rPr>
            <w:rFonts w:eastAsiaTheme="majorEastAsia"/>
          </w:rPr>
          <w:t>Ambient temperature</w:t>
        </w:r>
      </w:ins>
    </w:p>
    <w:p w14:paraId="3C5B9D4E" w14:textId="26D6BAEC" w:rsidR="00A8596B" w:rsidRDefault="00A8596B" w:rsidP="00A8596B">
      <w:pPr>
        <w:rPr>
          <w:ins w:id="172" w:author="Brian Dean" w:date="2020-02-06T16:50:00Z"/>
          <w:rFonts w:eastAsiaTheme="majorEastAsia"/>
        </w:rPr>
      </w:pPr>
      <w:ins w:id="173" w:author="Brian Dean" w:date="2020-02-06T16:50:00Z">
        <w:r>
          <w:rPr>
            <w:rFonts w:eastAsiaTheme="majorEastAsia"/>
          </w:rPr>
          <w:t>Requires either Bluetooth or ZigBee communication protocols.</w:t>
        </w:r>
      </w:ins>
    </w:p>
    <w:p w14:paraId="16CDC947" w14:textId="77777777" w:rsidR="00A8596B" w:rsidRPr="00A8596B" w:rsidRDefault="00A8596B" w:rsidP="00A8596B">
      <w:pPr>
        <w:rPr>
          <w:ins w:id="174" w:author="Brian Dean" w:date="2020-02-06T16:50:00Z"/>
          <w:rFonts w:eastAsiaTheme="majorEastAsia"/>
        </w:rPr>
      </w:pPr>
    </w:p>
    <w:p w14:paraId="26B19410" w14:textId="7FD572F6" w:rsidR="002D0C6E" w:rsidRDefault="002D0C6E" w:rsidP="002D0C6E">
      <w:pPr>
        <w:pStyle w:val="Heading3"/>
        <w:rPr>
          <w:ins w:id="175" w:author="Brian Dean" w:date="2020-02-06T16:50:00Z"/>
        </w:rPr>
      </w:pPr>
      <w:bookmarkStart w:id="176" w:name="_Toc32556942"/>
      <w:ins w:id="177" w:author="Brian Dean" w:date="2020-02-06T16:50:00Z">
        <w:r>
          <w:t>Goal 2</w:t>
        </w:r>
        <w:bookmarkEnd w:id="176"/>
      </w:ins>
    </w:p>
    <w:p w14:paraId="3AA84074" w14:textId="57191C2F" w:rsidR="002D0C6E" w:rsidRDefault="002D0C6E" w:rsidP="002D0C6E">
      <w:pPr>
        <w:rPr>
          <w:ins w:id="178" w:author="Brian Dean" w:date="2020-02-06T16:50:00Z"/>
          <w:rFonts w:eastAsiaTheme="majorEastAsia"/>
          <w:lang w:eastAsia="en-US"/>
        </w:rPr>
      </w:pPr>
      <w:ins w:id="179" w:author="Brian Dean" w:date="2020-02-06T16:50:00Z">
        <w:r>
          <w:rPr>
            <w:rFonts w:eastAsiaTheme="majorEastAsia"/>
            <w:lang w:eastAsia="en-US"/>
          </w:rPr>
          <w:t xml:space="preserve">Of equal importance to goal 1 is the mobile phone application. This will allow sensors to be registered and named </w:t>
        </w:r>
        <w:proofErr w:type="spellStart"/>
        <w:r>
          <w:rPr>
            <w:rFonts w:eastAsiaTheme="majorEastAsia"/>
            <w:lang w:eastAsia="en-US"/>
          </w:rPr>
          <w:t>ie</w:t>
        </w:r>
        <w:proofErr w:type="spellEnd"/>
        <w:r>
          <w:rPr>
            <w:rFonts w:eastAsiaTheme="majorEastAsia"/>
            <w:lang w:eastAsia="en-US"/>
          </w:rPr>
          <w:t xml:space="preserve"> “Basil”, “Roses” etc and provide a visual representation on the application of the sensor measurements and general plant health. The application will have a small database to maintain local information and growing tips.</w:t>
        </w:r>
      </w:ins>
    </w:p>
    <w:p w14:paraId="795B0DD7" w14:textId="147E3E12" w:rsidR="00365004" w:rsidRDefault="00365004" w:rsidP="002D0C6E">
      <w:pPr>
        <w:rPr>
          <w:ins w:id="180" w:author="Brian Dean" w:date="2020-02-06T16:50:00Z"/>
          <w:rFonts w:eastAsiaTheme="majorEastAsia"/>
          <w:lang w:eastAsia="en-US"/>
        </w:rPr>
      </w:pPr>
      <w:ins w:id="181" w:author="Brian Dean" w:date="2020-02-06T16:50:00Z">
        <w:r>
          <w:rPr>
            <w:rFonts w:eastAsiaTheme="majorEastAsia"/>
            <w:lang w:eastAsia="en-US"/>
          </w:rPr>
          <w:t>The application needs to allow for very easy wizard based configuration setups and sensor pairing.</w:t>
        </w:r>
      </w:ins>
    </w:p>
    <w:p w14:paraId="040F727B" w14:textId="5FA78783" w:rsidR="002D0C6E" w:rsidRDefault="002D0C6E" w:rsidP="002D0C6E">
      <w:pPr>
        <w:rPr>
          <w:ins w:id="182" w:author="Brian Dean" w:date="2020-02-06T16:50:00Z"/>
          <w:rFonts w:eastAsiaTheme="majorEastAsia"/>
          <w:lang w:eastAsia="en-US"/>
        </w:rPr>
      </w:pPr>
    </w:p>
    <w:p w14:paraId="39069A96" w14:textId="32501D77" w:rsidR="002D0C6E" w:rsidRDefault="002D0C6E" w:rsidP="002D0C6E">
      <w:pPr>
        <w:pStyle w:val="Heading3"/>
        <w:rPr>
          <w:ins w:id="183" w:author="Brian Dean" w:date="2020-02-06T16:50:00Z"/>
        </w:rPr>
      </w:pPr>
      <w:bookmarkStart w:id="184" w:name="_Toc32556943"/>
      <w:ins w:id="185" w:author="Brian Dean" w:date="2020-02-06T16:50:00Z">
        <w:r>
          <w:t>Goal 3</w:t>
        </w:r>
        <w:bookmarkEnd w:id="184"/>
      </w:ins>
    </w:p>
    <w:p w14:paraId="4687396B" w14:textId="40F25D5A" w:rsidR="002D0C6E" w:rsidRDefault="002D0C6E" w:rsidP="002D0C6E">
      <w:pPr>
        <w:rPr>
          <w:ins w:id="186" w:author="Brian Dean" w:date="2020-02-06T16:50:00Z"/>
          <w:rFonts w:eastAsiaTheme="majorEastAsia"/>
          <w:lang w:eastAsia="en-US"/>
        </w:rPr>
      </w:pPr>
      <w:ins w:id="187" w:author="Brian Dean" w:date="2020-02-06T16:50:00Z">
        <w:r>
          <w:rPr>
            <w:rFonts w:eastAsiaTheme="majorEastAsia"/>
            <w:lang w:eastAsia="en-US"/>
          </w:rPr>
          <w:t xml:space="preserve">One major point of difference between gardenMates and the competition is the ability to </w:t>
        </w:r>
        <w:r w:rsidR="00CA43D1">
          <w:rPr>
            <w:rFonts w:eastAsiaTheme="majorEastAsia"/>
            <w:lang w:eastAsia="en-US"/>
          </w:rPr>
          <w:t xml:space="preserve">monitor the plant/s and </w:t>
        </w:r>
        <w:r>
          <w:rPr>
            <w:rFonts w:eastAsiaTheme="majorEastAsia"/>
            <w:lang w:eastAsia="en-US"/>
          </w:rPr>
          <w:t xml:space="preserve">notify the user of plant wellbeing while the user is away from home for an extended time. This is made possible by providing </w:t>
        </w:r>
        <w:r w:rsidR="00CA43D1">
          <w:rPr>
            <w:rFonts w:eastAsiaTheme="majorEastAsia"/>
            <w:lang w:eastAsia="en-US"/>
          </w:rPr>
          <w:t>cloud-based</w:t>
        </w:r>
        <w:r>
          <w:rPr>
            <w:rFonts w:eastAsiaTheme="majorEastAsia"/>
            <w:lang w:eastAsia="en-US"/>
          </w:rPr>
          <w:t xml:space="preserve"> server technologies that </w:t>
        </w:r>
        <w:r w:rsidR="00CA43D1">
          <w:rPr>
            <w:rFonts w:eastAsiaTheme="majorEastAsia"/>
            <w:lang w:eastAsia="en-US"/>
          </w:rPr>
          <w:t>receive information from the sensors even when the mobile phone is not in range. The cloud-based systems will also provide a plant library which will provide tips and tricks on keeping the plant healthy.</w:t>
        </w:r>
      </w:ins>
    </w:p>
    <w:p w14:paraId="2CF42D19" w14:textId="2E72E509" w:rsidR="00CA43D1" w:rsidRDefault="00CA43D1" w:rsidP="002D0C6E">
      <w:pPr>
        <w:rPr>
          <w:ins w:id="188" w:author="Brian Dean" w:date="2020-02-06T16:50:00Z"/>
          <w:rFonts w:eastAsiaTheme="majorEastAsia"/>
          <w:lang w:eastAsia="en-US"/>
        </w:rPr>
      </w:pPr>
    </w:p>
    <w:p w14:paraId="08C952A7" w14:textId="1771BBCC" w:rsidR="00CA43D1" w:rsidRDefault="00CA43D1" w:rsidP="00CA43D1">
      <w:pPr>
        <w:pStyle w:val="Heading3"/>
        <w:rPr>
          <w:ins w:id="189" w:author="Brian Dean" w:date="2020-02-06T16:50:00Z"/>
        </w:rPr>
      </w:pPr>
      <w:bookmarkStart w:id="190" w:name="_Toc32556944"/>
      <w:ins w:id="191" w:author="Brian Dean" w:date="2020-02-06T16:50:00Z">
        <w:r>
          <w:t>Goal 4</w:t>
        </w:r>
        <w:bookmarkEnd w:id="190"/>
      </w:ins>
    </w:p>
    <w:p w14:paraId="013E4513" w14:textId="6FAF5E97" w:rsidR="00CA43D1" w:rsidRPr="00CA43D1" w:rsidRDefault="00CA43D1" w:rsidP="00CA43D1">
      <w:pPr>
        <w:rPr>
          <w:ins w:id="192" w:author="Brian Dean" w:date="2020-02-06T16:50:00Z"/>
          <w:rFonts w:eastAsiaTheme="majorEastAsia"/>
          <w:lang w:eastAsia="en-US"/>
        </w:rPr>
      </w:pPr>
      <w:ins w:id="193" w:author="Brian Dean" w:date="2020-02-06T16:50:00Z">
        <w:r>
          <w:rPr>
            <w:rFonts w:eastAsiaTheme="majorEastAsia"/>
            <w:lang w:eastAsia="en-US"/>
          </w:rPr>
          <w:t xml:space="preserve">Required for goal 3 to be successful is the ability for the sensors to communicate with the cloud systems </w:t>
        </w:r>
        <w:r w:rsidR="00357A3B">
          <w:rPr>
            <w:rFonts w:eastAsiaTheme="majorEastAsia"/>
            <w:lang w:eastAsia="en-US"/>
          </w:rPr>
          <w:t xml:space="preserve">irrespective of the proximity of the mobile phone. This requires a small powered hub that can communicate via </w:t>
        </w:r>
        <w:r w:rsidR="001D3290">
          <w:rPr>
            <w:rFonts w:eastAsiaTheme="majorEastAsia"/>
            <w:lang w:eastAsia="en-US"/>
          </w:rPr>
          <w:t xml:space="preserve">Bluetooth to one or more sensors and Wi Fi to the home network </w:t>
        </w:r>
        <w:r w:rsidR="00084ADE">
          <w:rPr>
            <w:rFonts w:eastAsiaTheme="majorEastAsia"/>
            <w:lang w:eastAsia="en-US"/>
          </w:rPr>
          <w:t xml:space="preserve">to </w:t>
        </w:r>
        <w:r w:rsidR="00357A3B">
          <w:rPr>
            <w:rFonts w:eastAsiaTheme="majorEastAsia"/>
            <w:lang w:eastAsia="en-US"/>
          </w:rPr>
          <w:t xml:space="preserve">relay information to the cloud. </w:t>
        </w:r>
      </w:ins>
    </w:p>
    <w:p w14:paraId="162F5EAF" w14:textId="77777777" w:rsidR="002D0C6E" w:rsidRPr="002D0C6E" w:rsidRDefault="002D0C6E" w:rsidP="002D0C6E">
      <w:pPr>
        <w:rPr>
          <w:ins w:id="194" w:author="Brian Dean" w:date="2020-02-06T16:50:00Z"/>
          <w:rFonts w:eastAsiaTheme="majorEastAsia"/>
          <w:lang w:eastAsia="en-US"/>
        </w:rPr>
      </w:pPr>
    </w:p>
    <w:p w14:paraId="60367BB8" w14:textId="203568C8" w:rsidR="002D0C6E" w:rsidRDefault="00357A3B" w:rsidP="00357A3B">
      <w:pPr>
        <w:pStyle w:val="Heading3"/>
        <w:rPr>
          <w:ins w:id="195" w:author="Brian Dean" w:date="2020-02-06T16:50:00Z"/>
        </w:rPr>
      </w:pPr>
      <w:bookmarkStart w:id="196" w:name="_Toc32556945"/>
      <w:ins w:id="197" w:author="Brian Dean" w:date="2020-02-06T16:50:00Z">
        <w:r>
          <w:t>Goal 5</w:t>
        </w:r>
        <w:bookmarkEnd w:id="196"/>
      </w:ins>
    </w:p>
    <w:p w14:paraId="3C017688" w14:textId="3B7D75B3" w:rsidR="00357A3B" w:rsidRPr="00384DE6" w:rsidRDefault="00357A3B" w:rsidP="00384DE6">
      <w:pPr>
        <w:rPr>
          <w:ins w:id="198" w:author="Brian Dean" w:date="2020-02-06T16:50:00Z"/>
          <w:rFonts w:eastAsiaTheme="majorEastAsia"/>
          <w:lang w:eastAsia="en-US"/>
        </w:rPr>
      </w:pPr>
      <w:ins w:id="199" w:author="Brian Dean" w:date="2020-02-06T16:50:00Z">
        <w:r>
          <w:rPr>
            <w:rFonts w:eastAsiaTheme="majorEastAsia"/>
            <w:lang w:eastAsia="en-US"/>
          </w:rPr>
          <w:t xml:space="preserve">Apart from having the right soil composition, moisture, with an appropriate temperature and sufficient light, </w:t>
        </w:r>
        <w:r w:rsidR="00557A14">
          <w:rPr>
            <w:rFonts w:eastAsiaTheme="majorEastAsia"/>
            <w:lang w:eastAsia="en-US"/>
          </w:rPr>
          <w:t>other</w:t>
        </w:r>
        <w:r>
          <w:rPr>
            <w:rFonts w:eastAsiaTheme="majorEastAsia"/>
            <w:lang w:eastAsia="en-US"/>
          </w:rPr>
          <w:t xml:space="preserve"> issue</w:t>
        </w:r>
        <w:r w:rsidR="00557A14">
          <w:rPr>
            <w:rFonts w:eastAsiaTheme="majorEastAsia"/>
            <w:lang w:eastAsia="en-US"/>
          </w:rPr>
          <w:t>s</w:t>
        </w:r>
        <w:r>
          <w:rPr>
            <w:rFonts w:eastAsiaTheme="majorEastAsia"/>
            <w:lang w:eastAsia="en-US"/>
          </w:rPr>
          <w:t xml:space="preserve"> for plant health is disease</w:t>
        </w:r>
        <w:r w:rsidR="00557A14">
          <w:rPr>
            <w:rFonts w:eastAsiaTheme="majorEastAsia"/>
            <w:lang w:eastAsia="en-US"/>
          </w:rPr>
          <w:t xml:space="preserve"> and insects</w:t>
        </w:r>
        <w:r>
          <w:rPr>
            <w:rFonts w:eastAsiaTheme="majorEastAsia"/>
            <w:lang w:eastAsia="en-US"/>
          </w:rPr>
          <w:t xml:space="preserve">. It is important to be able to determine </w:t>
        </w:r>
        <w:r w:rsidR="00557A14">
          <w:rPr>
            <w:rFonts w:eastAsiaTheme="majorEastAsia"/>
            <w:lang w:eastAsia="en-US"/>
          </w:rPr>
          <w:t xml:space="preserve">what is eating the plant or with what disease it is inflicted with. Both of which may spread to other plants nearby, so early diagnosis is key. gardenMates will have the ability to send a photograph of the afflicted plant to an AI housed within the gardenMates cloud servers and for that AI to determine </w:t>
        </w:r>
        <w:r w:rsidR="00365004">
          <w:rPr>
            <w:rFonts w:eastAsiaTheme="majorEastAsia"/>
            <w:lang w:eastAsia="en-US"/>
          </w:rPr>
          <w:lastRenderedPageBreak/>
          <w:t>through machine learning the most likely cause and to offer recommendations for treatment.</w:t>
        </w:r>
      </w:ins>
    </w:p>
    <w:p w14:paraId="23A52358" w14:textId="77777777" w:rsidR="00384DE6" w:rsidRDefault="00384DE6" w:rsidP="00E9097A">
      <w:pPr>
        <w:rPr>
          <w:ins w:id="200" w:author="Brian Dean" w:date="2020-02-06T16:50:00Z"/>
          <w:rFonts w:eastAsiaTheme="majorEastAsia"/>
          <w:lang w:eastAsia="en-US"/>
        </w:rPr>
      </w:pPr>
    </w:p>
    <w:p w14:paraId="15673C54" w14:textId="649968B3" w:rsidR="00E9097A" w:rsidRDefault="00E9097A" w:rsidP="00E9097A">
      <w:pPr>
        <w:rPr>
          <w:rFonts w:eastAsiaTheme="majorEastAsia"/>
          <w:lang w:eastAsia="en-US"/>
        </w:rPr>
      </w:pPr>
    </w:p>
    <w:p w14:paraId="6C52972F" w14:textId="745F5AE2" w:rsidR="00E9097A" w:rsidRDefault="00E9097A" w:rsidP="00E9097A">
      <w:pPr>
        <w:pStyle w:val="Heading3"/>
      </w:pPr>
      <w:bookmarkStart w:id="201" w:name="_Toc32556946"/>
      <w:r>
        <w:t>Plans and Progress</w:t>
      </w:r>
      <w:bookmarkEnd w:id="201"/>
    </w:p>
    <w:p w14:paraId="092E8644" w14:textId="58E1A369" w:rsidR="00E9097A" w:rsidRDefault="00E9097A" w:rsidP="00E9097A">
      <w:pPr>
        <w:rPr>
          <w:lang w:eastAsia="en-US"/>
        </w:rPr>
      </w:pPr>
    </w:p>
    <w:p w14:paraId="6346E2A3" w14:textId="261A4058" w:rsidR="00E9097A" w:rsidRDefault="00365004" w:rsidP="00E9097A">
      <w:pPr>
        <w:rPr>
          <w:lang w:eastAsia="en-US"/>
        </w:rPr>
      </w:pPr>
      <w:ins w:id="202" w:author="Brian Dean" w:date="2020-02-06T16:50:00Z">
        <w:r>
          <w:rPr>
            <w:lang w:eastAsia="en-US"/>
          </w:rPr>
          <w:t xml:space="preserve">The initial project </w:t>
        </w:r>
      </w:ins>
    </w:p>
    <w:p w14:paraId="67431522" w14:textId="3710ADA0" w:rsidR="00E9097A" w:rsidRDefault="00E9097A" w:rsidP="00E9097A">
      <w:pPr>
        <w:rPr>
          <w:lang w:eastAsia="en-US"/>
        </w:rPr>
      </w:pPr>
    </w:p>
    <w:p w14:paraId="15E1AC4B" w14:textId="77777777" w:rsidR="003E4E04" w:rsidRDefault="003E4E04" w:rsidP="00E9097A">
      <w:pPr>
        <w:rPr>
          <w:lang w:eastAsia="en-US"/>
        </w:rPr>
      </w:pPr>
    </w:p>
    <w:p w14:paraId="41E7CC16" w14:textId="748D438D" w:rsidR="00C52E12" w:rsidRDefault="00C52E12" w:rsidP="00E9097A">
      <w:pPr>
        <w:rPr>
          <w:ins w:id="203" w:author="Brian Dean" w:date="2020-02-06T16:50:00Z"/>
          <w:lang w:eastAsia="en-US"/>
        </w:rPr>
      </w:pPr>
    </w:p>
    <w:p w14:paraId="6A657713" w14:textId="519601AC" w:rsidR="00C52E12" w:rsidRDefault="00C52E12" w:rsidP="00E9097A">
      <w:pPr>
        <w:rPr>
          <w:ins w:id="204" w:author="Brian Dean" w:date="2020-02-06T16:50:00Z"/>
          <w:lang w:eastAsia="en-US"/>
        </w:rPr>
      </w:pPr>
    </w:p>
    <w:p w14:paraId="02CB014C" w14:textId="40FD83F8" w:rsidR="00C52E12" w:rsidRDefault="00C52E12" w:rsidP="00E9097A">
      <w:pPr>
        <w:rPr>
          <w:ins w:id="205" w:author="Brian Dean" w:date="2020-02-06T16:50:00Z"/>
          <w:lang w:eastAsia="en-US"/>
        </w:rPr>
      </w:pPr>
    </w:p>
    <w:p w14:paraId="58BCA640" w14:textId="0A356F10" w:rsidR="00C52E12" w:rsidRDefault="00C52E12" w:rsidP="00C52E12">
      <w:pPr>
        <w:pStyle w:val="Heading4"/>
        <w:rPr>
          <w:ins w:id="206" w:author="Brian Dean" w:date="2020-02-06T16:50:00Z"/>
        </w:rPr>
      </w:pPr>
      <w:ins w:id="207" w:author="Brian Dean" w:date="2020-02-06T16:50:00Z">
        <w:r>
          <w:t>The Sensor</w:t>
        </w:r>
      </w:ins>
    </w:p>
    <w:p w14:paraId="3EF26086" w14:textId="7C095BAA" w:rsidR="00C52E12" w:rsidRDefault="00C52E12" w:rsidP="00E9097A">
      <w:pPr>
        <w:rPr>
          <w:ins w:id="208" w:author="Brian Dean" w:date="2020-02-06T16:50:00Z"/>
          <w:lang w:eastAsia="en-US"/>
        </w:rPr>
      </w:pPr>
      <w:ins w:id="209" w:author="Brian Dean" w:date="2020-02-06T16:50:00Z">
        <w:r>
          <w:rPr>
            <w:lang w:eastAsia="en-US"/>
          </w:rPr>
          <w:t xml:space="preserve">Initial investigation suggested that a 4 in1 sensor marketed as </w:t>
        </w:r>
        <w:proofErr w:type="spellStart"/>
        <w:r w:rsidRPr="00C52E12">
          <w:rPr>
            <w:lang w:eastAsia="en-US"/>
          </w:rPr>
          <w:t>Huahuacaocao</w:t>
        </w:r>
        <w:proofErr w:type="spellEnd"/>
        <w:r w:rsidRPr="00C52E12">
          <w:rPr>
            <w:lang w:eastAsia="en-US"/>
          </w:rPr>
          <w:t xml:space="preserve"> Flower Care Smart Monitor</w:t>
        </w:r>
        <w:r>
          <w:rPr>
            <w:lang w:eastAsia="en-US"/>
          </w:rPr>
          <w:t xml:space="preserve"> </w:t>
        </w:r>
        <w:r w:rsidR="00A8596B">
          <w:rPr>
            <w:lang w:eastAsia="en-US"/>
          </w:rPr>
          <w:t xml:space="preserve">by </w:t>
        </w:r>
        <w:r w:rsidR="00A8596B" w:rsidRPr="00A8596B">
          <w:rPr>
            <w:lang w:eastAsia="en-US"/>
          </w:rPr>
          <w:t xml:space="preserve">Xiaomi </w:t>
        </w:r>
        <w:r>
          <w:rPr>
            <w:lang w:eastAsia="en-US"/>
          </w:rPr>
          <w:t>would provide the functionality required. In fact</w:t>
        </w:r>
      </w:ins>
      <w:r w:rsidR="006F7F17">
        <w:rPr>
          <w:lang w:eastAsia="en-US"/>
        </w:rPr>
        <w:t>,</w:t>
      </w:r>
      <w:ins w:id="210" w:author="Brian Dean" w:date="2020-02-06T16:50:00Z">
        <w:r>
          <w:rPr>
            <w:lang w:eastAsia="en-US"/>
          </w:rPr>
          <w:t xml:space="preserve"> it was the only commercial 4 in 1 sensor found. </w:t>
        </w:r>
        <w:r w:rsidR="00A8596B">
          <w:rPr>
            <w:lang w:eastAsia="en-US"/>
          </w:rPr>
          <w:t>Initially the fact that this sensor only had Bluetooth communications caused some consternation as a point of difference between gardenMates and the competition is the ability to monitor plants (sensors) regardless of the proximity of the mobile phone app. This was resolved upon the discovery of a hub from the same manufacturer that offers Bluetooth, Wi Fi and ZigBee.</w:t>
        </w:r>
        <w:r>
          <w:rPr>
            <w:lang w:eastAsia="en-US"/>
          </w:rPr>
          <w:t xml:space="preserve">  </w:t>
        </w:r>
      </w:ins>
    </w:p>
    <w:p w14:paraId="70312FDC" w14:textId="2A060009" w:rsidR="00A8596B" w:rsidRDefault="00A8596B" w:rsidP="00E9097A">
      <w:pPr>
        <w:rPr>
          <w:ins w:id="211" w:author="Brian Dean" w:date="2020-02-06T16:50:00Z"/>
          <w:lang w:eastAsia="en-US"/>
        </w:rPr>
      </w:pPr>
    </w:p>
    <w:p w14:paraId="433C2F83" w14:textId="0EE93440" w:rsidR="00A8596B" w:rsidRDefault="00A8596B" w:rsidP="00A8596B">
      <w:pPr>
        <w:pStyle w:val="Heading4"/>
      </w:pPr>
      <w:ins w:id="212" w:author="Brian Dean" w:date="2020-02-06T16:50:00Z">
        <w:r>
          <w:t>The Hub</w:t>
        </w:r>
      </w:ins>
    </w:p>
    <w:p w14:paraId="23864787" w14:textId="6E677D23" w:rsidR="00B2396B" w:rsidRDefault="00B2396B" w:rsidP="00B2396B">
      <w:pPr>
        <w:rPr>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 </w:t>
      </w:r>
      <w:r w:rsidR="00FA588B">
        <w:rPr>
          <w:lang w:eastAsia="en-US"/>
        </w:rPr>
        <w:t xml:space="preserve">is a hub that is certified for </w:t>
      </w:r>
      <w:r w:rsidRPr="00B2396B">
        <w:rPr>
          <w:lang w:eastAsia="en-US"/>
        </w:rPr>
        <w:t>WIFI</w:t>
      </w:r>
      <w:r w:rsidR="00FA588B">
        <w:rPr>
          <w:lang w:eastAsia="en-US"/>
        </w:rPr>
        <w:t>,</w:t>
      </w:r>
      <w:r w:rsidRPr="00B2396B">
        <w:rPr>
          <w:lang w:eastAsia="en-US"/>
        </w:rPr>
        <w:t xml:space="preserve"> ZigBee</w:t>
      </w:r>
      <w:r w:rsidR="00FA588B">
        <w:rPr>
          <w:lang w:eastAsia="en-US"/>
        </w:rPr>
        <w:t xml:space="preserve"> and </w:t>
      </w:r>
      <w:r w:rsidRPr="00B2396B">
        <w:rPr>
          <w:lang w:eastAsia="en-US"/>
        </w:rPr>
        <w:t xml:space="preserve"> Bluetooth/Bluetooth Mesh</w:t>
      </w:r>
      <w:r w:rsidR="00FA588B">
        <w:rPr>
          <w:lang w:eastAsia="en-US"/>
        </w:rPr>
        <w:t>. Currently supports 32 devices although recent information suggests this will be considerably expanded in the near future. Appears to be one of the few devices that supports all three communication protocols and as it is manufactured by the same company as the sensor integrates seamlessly.</w:t>
      </w:r>
    </w:p>
    <w:p w14:paraId="1338A91E" w14:textId="77777777" w:rsidR="00FA588B" w:rsidRPr="00B2396B" w:rsidRDefault="00FA588B" w:rsidP="00B2396B">
      <w:pPr>
        <w:rPr>
          <w:ins w:id="213" w:author="Brian Dean" w:date="2020-02-06T16:50:00Z"/>
          <w:lang w:eastAsia="en-US"/>
        </w:rPr>
      </w:pPr>
    </w:p>
    <w:p w14:paraId="3A46D1CF" w14:textId="7134603D" w:rsidR="00366B75" w:rsidRDefault="00366B75" w:rsidP="00366B75">
      <w:pPr>
        <w:pStyle w:val="Heading4"/>
      </w:pPr>
      <w:ins w:id="214" w:author="Brian Dean" w:date="2020-02-09T18:09:00Z">
        <w:r>
          <w:t>Mobile phone app</w:t>
        </w:r>
      </w:ins>
    </w:p>
    <w:p w14:paraId="015CF348" w14:textId="0E78FF2E" w:rsidR="004735ED" w:rsidRPr="004735ED" w:rsidRDefault="004735ED" w:rsidP="004735ED">
      <w:pPr>
        <w:rPr>
          <w:lang w:eastAsia="en-US"/>
        </w:rPr>
      </w:pPr>
      <w:r>
        <w:rPr>
          <w:lang w:eastAsia="en-US"/>
        </w:rPr>
        <w:t>The following Business Process diagram outlines the steps for initial configuration of the mobile phone application once the application has been installed.</w:t>
      </w:r>
    </w:p>
    <w:p w14:paraId="33F46CB2" w14:textId="42FABDA2" w:rsidR="0057205C" w:rsidRDefault="0057205C" w:rsidP="0057205C">
      <w:pPr>
        <w:rPr>
          <w:lang w:eastAsia="en-US"/>
        </w:rPr>
      </w:pPr>
    </w:p>
    <w:p w14:paraId="2849C8F1" w14:textId="7017E5B9" w:rsidR="0057205C" w:rsidRDefault="0055085C" w:rsidP="0055085C">
      <w:pPr>
        <w:jc w:val="center"/>
        <w:rPr>
          <w:lang w:eastAsia="en-US"/>
        </w:rPr>
      </w:pPr>
      <w:r>
        <w:rPr>
          <w:noProof/>
          <w:lang w:eastAsia="en-US"/>
        </w:rPr>
        <w:lastRenderedPageBreak/>
        <w:drawing>
          <wp:inline distT="0" distB="0" distL="0" distR="0" wp14:anchorId="5FD4D37B" wp14:editId="1850C36D">
            <wp:extent cx="5731510" cy="4344035"/>
            <wp:effectExtent l="19050" t="19050" r="21590" b="18415"/>
            <wp:docPr id="8" name="Picture 8"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TimeUseFlowChar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44035"/>
                    </a:xfrm>
                    <a:prstGeom prst="rect">
                      <a:avLst/>
                    </a:prstGeom>
                    <a:ln>
                      <a:solidFill>
                        <a:schemeClr val="tx1"/>
                      </a:solidFill>
                    </a:ln>
                  </pic:spPr>
                </pic:pic>
              </a:graphicData>
            </a:graphic>
          </wp:inline>
        </w:drawing>
      </w:r>
    </w:p>
    <w:p w14:paraId="00A4E738" w14:textId="51470777" w:rsidR="007649FB" w:rsidRDefault="007649FB" w:rsidP="0057205C">
      <w:pPr>
        <w:rPr>
          <w:lang w:eastAsia="en-US"/>
        </w:rPr>
      </w:pPr>
    </w:p>
    <w:p w14:paraId="2CF63BF2" w14:textId="4DDFBCC5" w:rsidR="007649FB" w:rsidRDefault="007649FB" w:rsidP="0057205C">
      <w:pPr>
        <w:rPr>
          <w:lang w:eastAsia="en-US"/>
        </w:rPr>
      </w:pPr>
    </w:p>
    <w:p w14:paraId="1B59B586" w14:textId="5B9594FE" w:rsidR="004735ED" w:rsidRDefault="004735ED" w:rsidP="0057205C">
      <w:pPr>
        <w:rPr>
          <w:lang w:eastAsia="en-US"/>
        </w:rPr>
      </w:pPr>
    </w:p>
    <w:p w14:paraId="1481C0C6" w14:textId="50CD2001" w:rsidR="004735ED" w:rsidRDefault="004735ED" w:rsidP="0057205C">
      <w:pPr>
        <w:rPr>
          <w:lang w:eastAsia="en-US"/>
        </w:rPr>
      </w:pPr>
    </w:p>
    <w:p w14:paraId="6851A96B" w14:textId="1FDD4CA8" w:rsidR="004735ED" w:rsidRDefault="004735ED" w:rsidP="0057205C">
      <w:pPr>
        <w:rPr>
          <w:lang w:eastAsia="en-US"/>
        </w:rPr>
      </w:pPr>
    </w:p>
    <w:p w14:paraId="07D29A42" w14:textId="3574858F" w:rsidR="004735ED" w:rsidRDefault="004735ED" w:rsidP="0057205C">
      <w:pPr>
        <w:rPr>
          <w:lang w:eastAsia="en-US"/>
        </w:rPr>
      </w:pPr>
    </w:p>
    <w:p w14:paraId="52347F89" w14:textId="430D9AA3" w:rsidR="004735ED" w:rsidRDefault="004735ED" w:rsidP="0057205C">
      <w:pPr>
        <w:rPr>
          <w:lang w:eastAsia="en-US"/>
        </w:rPr>
      </w:pPr>
    </w:p>
    <w:p w14:paraId="7BF24052" w14:textId="179A7337" w:rsidR="004735ED" w:rsidRDefault="004735ED" w:rsidP="0057205C">
      <w:pPr>
        <w:rPr>
          <w:lang w:eastAsia="en-US"/>
        </w:rPr>
      </w:pPr>
    </w:p>
    <w:p w14:paraId="1B42CE56" w14:textId="6CF28C69" w:rsidR="004735ED" w:rsidRDefault="004735ED" w:rsidP="0057205C">
      <w:pPr>
        <w:rPr>
          <w:lang w:eastAsia="en-US"/>
        </w:rPr>
      </w:pPr>
    </w:p>
    <w:p w14:paraId="300189D0" w14:textId="1CEA2A2B" w:rsidR="004735ED" w:rsidRDefault="004735ED" w:rsidP="0057205C">
      <w:pPr>
        <w:rPr>
          <w:lang w:eastAsia="en-US"/>
        </w:rPr>
      </w:pPr>
      <w:r>
        <w:rPr>
          <w:lang w:eastAsia="en-US"/>
        </w:rPr>
        <w:t>The diagram below shows the requirement for username / password validation and that the application options should also be saved to the database.</w:t>
      </w:r>
    </w:p>
    <w:p w14:paraId="600D927C" w14:textId="071D7DA7" w:rsidR="007649FB" w:rsidRDefault="007649FB" w:rsidP="0057205C">
      <w:pPr>
        <w:rPr>
          <w:lang w:eastAsia="en-US"/>
        </w:rPr>
      </w:pPr>
      <w:r w:rsidRPr="007649FB">
        <w:rPr>
          <w:noProof/>
          <w:lang w:eastAsia="en-US"/>
        </w:rPr>
        <w:drawing>
          <wp:inline distT="0" distB="0" distL="0" distR="0" wp14:anchorId="6FD864C0" wp14:editId="2CD5BD8B">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116A2B8A" w14:textId="311505A1" w:rsidR="00FF6B7C" w:rsidRDefault="00FF6B7C" w:rsidP="0057205C">
      <w:pPr>
        <w:rPr>
          <w:lang w:eastAsia="en-US"/>
        </w:rPr>
      </w:pPr>
    </w:p>
    <w:p w14:paraId="0E85C9AF" w14:textId="3D96EA08" w:rsidR="00FF6B7C" w:rsidRDefault="00FF6B7C" w:rsidP="0057205C">
      <w:pPr>
        <w:rPr>
          <w:lang w:eastAsia="en-US"/>
        </w:rPr>
      </w:pPr>
    </w:p>
    <w:p w14:paraId="619D1C3B" w14:textId="5ED921D4" w:rsidR="00FF6B7C" w:rsidRDefault="00FF6B7C" w:rsidP="0057205C">
      <w:pPr>
        <w:rPr>
          <w:lang w:eastAsia="en-US"/>
        </w:rPr>
      </w:pPr>
    </w:p>
    <w:p w14:paraId="77A1494F" w14:textId="77777777" w:rsidR="00FF6B7C" w:rsidRDefault="00FF6B7C" w:rsidP="00FF6B7C">
      <w:pPr>
        <w:rPr>
          <w:lang w:eastAsia="en-US"/>
        </w:rPr>
      </w:pPr>
      <w:r>
        <w:rPr>
          <w:lang w:eastAsia="en-US"/>
        </w:rPr>
        <w:lastRenderedPageBreak/>
        <w:t>Some design concept mock-ups have been prepared to provide an idea of the look of the mobile phone app.</w:t>
      </w:r>
    </w:p>
    <w:p w14:paraId="01865F81" w14:textId="77777777" w:rsidR="00FF6B7C" w:rsidRDefault="00FF6B7C" w:rsidP="00FF6B7C">
      <w:pPr>
        <w:rPr>
          <w:lang w:eastAsia="en-US"/>
        </w:rPr>
      </w:pPr>
    </w:p>
    <w:tbl>
      <w:tblPr>
        <w:tblStyle w:val="TableGrid"/>
        <w:tblW w:w="0" w:type="auto"/>
        <w:tblLook w:val="04A0" w:firstRow="1" w:lastRow="0" w:firstColumn="1" w:lastColumn="0" w:noHBand="0" w:noVBand="1"/>
      </w:tblPr>
      <w:tblGrid>
        <w:gridCol w:w="2931"/>
        <w:gridCol w:w="3033"/>
        <w:gridCol w:w="3062"/>
      </w:tblGrid>
      <w:tr w:rsidR="00FF6B7C" w14:paraId="498D3576" w14:textId="77777777" w:rsidTr="00FF6B7C">
        <w:tc>
          <w:tcPr>
            <w:tcW w:w="3005" w:type="dxa"/>
            <w:tcBorders>
              <w:top w:val="nil"/>
              <w:left w:val="nil"/>
              <w:bottom w:val="nil"/>
              <w:right w:val="nil"/>
            </w:tcBorders>
            <w:hideMark/>
          </w:tcPr>
          <w:p w14:paraId="1B0A7876" w14:textId="09E2E951" w:rsidR="00FF6B7C" w:rsidRDefault="00FF6B7C">
            <w:pPr>
              <w:rPr>
                <w:lang w:eastAsia="en-US"/>
              </w:rPr>
            </w:pPr>
            <w:r>
              <w:rPr>
                <w:noProof/>
                <w:lang w:eastAsia="en-US"/>
              </w:rPr>
              <w:drawing>
                <wp:inline distT="0" distB="0" distL="0" distR="0" wp14:anchorId="132D14A5" wp14:editId="3DC6ACE0">
                  <wp:extent cx="17310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1010" cy="3413760"/>
                          </a:xfrm>
                          <a:prstGeom prst="rect">
                            <a:avLst/>
                          </a:prstGeom>
                          <a:noFill/>
                          <a:ln>
                            <a:noFill/>
                          </a:ln>
                        </pic:spPr>
                      </pic:pic>
                    </a:graphicData>
                  </a:graphic>
                </wp:inline>
              </w:drawing>
            </w:r>
          </w:p>
        </w:tc>
        <w:tc>
          <w:tcPr>
            <w:tcW w:w="3005" w:type="dxa"/>
            <w:tcBorders>
              <w:top w:val="nil"/>
              <w:left w:val="nil"/>
              <w:bottom w:val="nil"/>
              <w:right w:val="nil"/>
            </w:tcBorders>
            <w:hideMark/>
          </w:tcPr>
          <w:p w14:paraId="7BBBFADE" w14:textId="48BF976D" w:rsidR="00FF6B7C" w:rsidRDefault="00FF6B7C">
            <w:pPr>
              <w:rPr>
                <w:lang w:eastAsia="en-US"/>
              </w:rPr>
            </w:pPr>
            <w:r>
              <w:rPr>
                <w:noProof/>
                <w:lang w:eastAsia="en-US"/>
              </w:rPr>
              <w:drawing>
                <wp:inline distT="0" distB="0" distL="0" distR="0" wp14:anchorId="437DA6B4" wp14:editId="66F4647A">
                  <wp:extent cx="1713230" cy="33896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230" cy="3389630"/>
                          </a:xfrm>
                          <a:prstGeom prst="rect">
                            <a:avLst/>
                          </a:prstGeom>
                          <a:noFill/>
                          <a:ln>
                            <a:noFill/>
                          </a:ln>
                        </pic:spPr>
                      </pic:pic>
                    </a:graphicData>
                  </a:graphic>
                </wp:inline>
              </w:drawing>
            </w:r>
          </w:p>
        </w:tc>
        <w:tc>
          <w:tcPr>
            <w:tcW w:w="3006" w:type="dxa"/>
            <w:tcBorders>
              <w:top w:val="nil"/>
              <w:left w:val="nil"/>
              <w:bottom w:val="nil"/>
              <w:right w:val="nil"/>
            </w:tcBorders>
            <w:hideMark/>
          </w:tcPr>
          <w:p w14:paraId="7593FE3C" w14:textId="4B9BB555" w:rsidR="00FF6B7C" w:rsidRDefault="00FF6B7C">
            <w:pPr>
              <w:rPr>
                <w:lang w:eastAsia="en-US"/>
              </w:rPr>
            </w:pPr>
            <w:r>
              <w:rPr>
                <w:noProof/>
                <w:lang w:eastAsia="en-US"/>
              </w:rPr>
              <w:drawing>
                <wp:inline distT="0" distB="0" distL="0" distR="0" wp14:anchorId="46711A09" wp14:editId="7644E1EA">
                  <wp:extent cx="1737360" cy="3389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7360" cy="3389630"/>
                          </a:xfrm>
                          <a:prstGeom prst="rect">
                            <a:avLst/>
                          </a:prstGeom>
                          <a:noFill/>
                          <a:ln>
                            <a:noFill/>
                          </a:ln>
                        </pic:spPr>
                      </pic:pic>
                    </a:graphicData>
                  </a:graphic>
                </wp:inline>
              </w:drawing>
            </w:r>
          </w:p>
        </w:tc>
      </w:tr>
      <w:tr w:rsidR="00FF6B7C" w14:paraId="788B512F" w14:textId="77777777" w:rsidTr="00FF6B7C">
        <w:tc>
          <w:tcPr>
            <w:tcW w:w="3005" w:type="dxa"/>
            <w:tcBorders>
              <w:top w:val="nil"/>
              <w:left w:val="nil"/>
              <w:bottom w:val="nil"/>
              <w:right w:val="nil"/>
            </w:tcBorders>
          </w:tcPr>
          <w:p w14:paraId="4948DED6" w14:textId="77777777" w:rsidR="00FF6B7C" w:rsidRDefault="00FF6B7C">
            <w:pPr>
              <w:rPr>
                <w:lang w:eastAsia="en-US"/>
              </w:rPr>
            </w:pPr>
          </w:p>
          <w:p w14:paraId="0B9991F6" w14:textId="357E71E8" w:rsidR="00FF6B7C" w:rsidRDefault="00FF6B7C">
            <w:pPr>
              <w:rPr>
                <w:lang w:eastAsia="en-US"/>
              </w:rPr>
            </w:pPr>
            <w:r>
              <w:rPr>
                <w:noProof/>
                <w:lang w:eastAsia="en-US"/>
              </w:rPr>
              <w:drawing>
                <wp:inline distT="0" distB="0" distL="0" distR="0" wp14:anchorId="7C00B284" wp14:editId="38D744FD">
                  <wp:extent cx="1700530" cy="301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0530" cy="3011170"/>
                          </a:xfrm>
                          <a:prstGeom prst="rect">
                            <a:avLst/>
                          </a:prstGeom>
                          <a:noFill/>
                          <a:ln>
                            <a:noFill/>
                          </a:ln>
                        </pic:spPr>
                      </pic:pic>
                    </a:graphicData>
                  </a:graphic>
                </wp:inline>
              </w:drawing>
            </w:r>
          </w:p>
          <w:p w14:paraId="1D813228" w14:textId="77777777" w:rsidR="00FF6B7C" w:rsidRDefault="00FF6B7C">
            <w:pPr>
              <w:rPr>
                <w:lang w:eastAsia="en-US"/>
              </w:rPr>
            </w:pPr>
          </w:p>
        </w:tc>
        <w:tc>
          <w:tcPr>
            <w:tcW w:w="3005" w:type="dxa"/>
            <w:tcBorders>
              <w:top w:val="nil"/>
              <w:left w:val="nil"/>
              <w:bottom w:val="nil"/>
              <w:right w:val="nil"/>
            </w:tcBorders>
            <w:hideMark/>
          </w:tcPr>
          <w:p w14:paraId="006DED52" w14:textId="2792BFA2" w:rsidR="00FF6B7C" w:rsidRDefault="00FF6B7C">
            <w:pPr>
              <w:rPr>
                <w:lang w:eastAsia="en-US"/>
              </w:rPr>
            </w:pPr>
            <w:r>
              <w:rPr>
                <w:noProof/>
                <w:lang w:eastAsia="en-US"/>
              </w:rPr>
              <w:drawing>
                <wp:inline distT="0" distB="0" distL="0" distR="0" wp14:anchorId="41CD7DB2" wp14:editId="1725FE20">
                  <wp:extent cx="179832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320" cy="3224530"/>
                          </a:xfrm>
                          <a:prstGeom prst="rect">
                            <a:avLst/>
                          </a:prstGeom>
                          <a:noFill/>
                          <a:ln>
                            <a:noFill/>
                          </a:ln>
                        </pic:spPr>
                      </pic:pic>
                    </a:graphicData>
                  </a:graphic>
                </wp:inline>
              </w:drawing>
            </w:r>
          </w:p>
        </w:tc>
        <w:tc>
          <w:tcPr>
            <w:tcW w:w="3006" w:type="dxa"/>
            <w:tcBorders>
              <w:top w:val="nil"/>
              <w:left w:val="nil"/>
              <w:bottom w:val="nil"/>
              <w:right w:val="nil"/>
            </w:tcBorders>
            <w:hideMark/>
          </w:tcPr>
          <w:p w14:paraId="14360C87" w14:textId="0920796F" w:rsidR="00FF6B7C" w:rsidRDefault="00FF6B7C">
            <w:pPr>
              <w:rPr>
                <w:lang w:eastAsia="en-US"/>
              </w:rPr>
            </w:pPr>
            <w:r>
              <w:rPr>
                <w:noProof/>
                <w:lang w:eastAsia="en-US"/>
              </w:rPr>
              <w:drawing>
                <wp:inline distT="0" distB="0" distL="0" distR="0" wp14:anchorId="035BE65E" wp14:editId="0E8E6E0C">
                  <wp:extent cx="181673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6735" cy="3224530"/>
                          </a:xfrm>
                          <a:prstGeom prst="rect">
                            <a:avLst/>
                          </a:prstGeom>
                          <a:noFill/>
                          <a:ln>
                            <a:noFill/>
                          </a:ln>
                        </pic:spPr>
                      </pic:pic>
                    </a:graphicData>
                  </a:graphic>
                </wp:inline>
              </w:drawing>
            </w:r>
          </w:p>
        </w:tc>
      </w:tr>
    </w:tbl>
    <w:p w14:paraId="4AF3A00D" w14:textId="77777777" w:rsidR="00FF6B7C" w:rsidRPr="0057205C" w:rsidRDefault="00FF6B7C" w:rsidP="0057205C">
      <w:pPr>
        <w:rPr>
          <w:ins w:id="215" w:author="Brian Dean" w:date="2020-02-09T18:09:00Z"/>
          <w:lang w:eastAsia="en-US"/>
        </w:rPr>
      </w:pPr>
    </w:p>
    <w:p w14:paraId="1444E4AD" w14:textId="2DCA16B7" w:rsidR="00366B75" w:rsidRDefault="00366B75" w:rsidP="00366B75">
      <w:pPr>
        <w:pStyle w:val="Heading4"/>
        <w:rPr>
          <w:ins w:id="216" w:author="Brian Dean" w:date="2020-02-09T18:09:00Z"/>
        </w:rPr>
      </w:pPr>
    </w:p>
    <w:p w14:paraId="000B31DE" w14:textId="4C689BA9" w:rsidR="003B6584" w:rsidRDefault="003B6584" w:rsidP="003B6584">
      <w:pPr>
        <w:pStyle w:val="Heading4"/>
      </w:pPr>
      <w:r>
        <w:t>Infrastructure</w:t>
      </w:r>
    </w:p>
    <w:p w14:paraId="64287171" w14:textId="312084CF" w:rsidR="003B6584" w:rsidRPr="003B6584" w:rsidRDefault="003B6584" w:rsidP="003B6584">
      <w:pPr>
        <w:rPr>
          <w:lang w:eastAsia="en-US"/>
        </w:rPr>
      </w:pPr>
      <w:r>
        <w:rPr>
          <w:lang w:eastAsia="en-US"/>
        </w:rPr>
        <w:t>All server technologies will be hosted in the cloud as outlined under the tools and technologies section.</w:t>
      </w:r>
    </w:p>
    <w:p w14:paraId="48DA69CD" w14:textId="77777777" w:rsidR="00366B75" w:rsidRPr="00366B75" w:rsidRDefault="00366B75" w:rsidP="00366B75">
      <w:pPr>
        <w:rPr>
          <w:ins w:id="217" w:author="Brian Dean" w:date="2020-02-09T18:09:00Z"/>
          <w:lang w:eastAsia="en-US"/>
        </w:rPr>
      </w:pPr>
    </w:p>
    <w:p w14:paraId="2072BC90" w14:textId="0DBB70EE" w:rsidR="00E9097A" w:rsidRDefault="00EC78D7" w:rsidP="00EC78D7">
      <w:pPr>
        <w:pStyle w:val="Heading3"/>
      </w:pPr>
      <w:bookmarkStart w:id="218" w:name="_Toc32556947"/>
      <w:r>
        <w:t>Background notes and dead ends.</w:t>
      </w:r>
      <w:bookmarkEnd w:id="218"/>
    </w:p>
    <w:p w14:paraId="6AE81294" w14:textId="641DB9D7" w:rsidR="00F64DA3" w:rsidRDefault="00F64DA3" w:rsidP="00F64DA3">
      <w:pPr>
        <w:rPr>
          <w:lang w:eastAsia="en-US"/>
        </w:rPr>
      </w:pPr>
    </w:p>
    <w:p w14:paraId="40E46DDC" w14:textId="77777777" w:rsidR="00F64DA3" w:rsidRPr="00FD4C43" w:rsidRDefault="00F64DA3" w:rsidP="00F64DA3">
      <w:pPr>
        <w:rPr>
          <w:b/>
          <w:bCs/>
        </w:rPr>
      </w:pPr>
      <w:r w:rsidRPr="00DD022D">
        <w:rPr>
          <w:b/>
          <w:bCs/>
        </w:rPr>
        <w:t>Development Environment</w:t>
      </w:r>
    </w:p>
    <w:p w14:paraId="16576884" w14:textId="67A34555" w:rsidR="00F64DA3" w:rsidRDefault="00F64DA3" w:rsidP="00F64DA3">
      <w:r w:rsidRPr="00DD022D">
        <w:lastRenderedPageBreak/>
        <w:t>The main goal of work on the development environment research was finding the most effective and economical software for developing a mobile application. This is quite a challenge, as really high-quality development software is often expensive. It</w:t>
      </w:r>
      <w:r w:rsidRPr="00DD022D">
        <w:rPr>
          <w:lang w:val="en"/>
        </w:rPr>
        <w:t xml:space="preserve"> was the first dead-end that I had to deal with when searching for software, because</w:t>
      </w:r>
      <w:r w:rsidRPr="00DD022D">
        <w:t xml:space="preserve"> sometimes</w:t>
      </w:r>
      <w:r w:rsidRPr="00DD022D">
        <w:rPr>
          <w:lang w:val="en"/>
        </w:rPr>
        <w:t xml:space="preserve"> there were </w:t>
      </w:r>
      <w:r w:rsidRPr="00DD022D">
        <w:t>no satisfactory open source resources. So, I have decided to use a professional and even expensive tools like Sketch when it is necessary.</w:t>
      </w:r>
    </w:p>
    <w:p w14:paraId="7DA7B49A" w14:textId="77777777" w:rsidR="00F64DA3" w:rsidRPr="00DD022D" w:rsidRDefault="00F64DA3" w:rsidP="00F64DA3"/>
    <w:p w14:paraId="32515065" w14:textId="25C87946" w:rsidR="00F64DA3" w:rsidRDefault="00F64DA3" w:rsidP="00F64DA3">
      <w:r w:rsidRPr="00DD022D">
        <w:t>Mobile application development</w:t>
      </w:r>
      <w:r>
        <w:t xml:space="preserve"> is</w:t>
      </w:r>
      <w:r w:rsidRPr="00DD022D">
        <w:t xml:space="preserve"> divided into mobile app and backend creation. There are some variants of hosting backend: host it in the server or in the cloud. I have chosen </w:t>
      </w:r>
      <w:r>
        <w:t xml:space="preserve">the </w:t>
      </w:r>
      <w:r w:rsidRPr="00DD022D">
        <w:t>cloud, because it provides better quality of output in lesser time, extreme security, regular updates</w:t>
      </w:r>
      <w:r>
        <w:t>,</w:t>
      </w:r>
      <w:r w:rsidRPr="00DD022D">
        <w:t xml:space="preserve"> integration </w:t>
      </w:r>
      <w:r>
        <w:t xml:space="preserve">and </w:t>
      </w:r>
      <w:r w:rsidRPr="00DD022D">
        <w:t>etc. The best cloud technology for our project is AWS, since it has a lot of benefits like flexibility, security and API.</w:t>
      </w:r>
    </w:p>
    <w:p w14:paraId="16E139B0" w14:textId="77777777" w:rsidR="00F64DA3" w:rsidRDefault="00F64DA3" w:rsidP="00F64DA3"/>
    <w:p w14:paraId="7485EE42" w14:textId="596EE4CF" w:rsidR="00F64DA3" w:rsidRDefault="00F64DA3" w:rsidP="00F64DA3">
      <w:r>
        <w:t>Backend also needs a framework.</w:t>
      </w:r>
      <w:r w:rsidRPr="00787973">
        <w:t xml:space="preserve"> To select a backend framework</w:t>
      </w:r>
      <w:r>
        <w:t>,</w:t>
      </w:r>
      <w:r w:rsidRPr="00787973">
        <w:t xml:space="preserve"> it is significant to consider things like community and scalability. Therefore, I chose </w:t>
      </w:r>
      <w:r>
        <w:t>D</w:t>
      </w:r>
      <w:r w:rsidRPr="00787973">
        <w:t>jango.</w:t>
      </w:r>
      <w:r>
        <w:t xml:space="preserve"> It is very scalable and has an extensive community. </w:t>
      </w:r>
    </w:p>
    <w:p w14:paraId="0E4CCB2B" w14:textId="77777777" w:rsidR="00F64DA3" w:rsidRDefault="00F64DA3" w:rsidP="00F64DA3"/>
    <w:p w14:paraId="51124353" w14:textId="331AEEAA" w:rsidR="00F64DA3" w:rsidRDefault="00F64DA3" w:rsidP="00F64DA3">
      <w:r>
        <w:t xml:space="preserve">As our app has an Artificial Intelligence in it, it can’t work without a special framework which will </w:t>
      </w:r>
      <w:r w:rsidRPr="003D4111">
        <w:t>provide primitives for defining functions on tensors and automatically computing their derivatives.</w:t>
      </w:r>
      <w:r>
        <w:t xml:space="preserve"> TensorFlow is the best variant for our app, it is flexible, easily trainable and open source.</w:t>
      </w:r>
    </w:p>
    <w:p w14:paraId="2B42B285" w14:textId="77777777" w:rsidR="00F64DA3" w:rsidRPr="0008709E" w:rsidRDefault="00F64DA3" w:rsidP="00F64DA3"/>
    <w:p w14:paraId="44ADAFFA" w14:textId="77777777" w:rsidR="00F64DA3" w:rsidRPr="00DD022D" w:rsidRDefault="00F64DA3" w:rsidP="00F64DA3">
      <w:pPr>
        <w:rPr>
          <w:b/>
          <w:bCs/>
        </w:rPr>
      </w:pPr>
      <w:r w:rsidRPr="00DD022D">
        <w:rPr>
          <w:b/>
          <w:bCs/>
        </w:rPr>
        <w:t>Mobile app prototypes:</w:t>
      </w:r>
    </w:p>
    <w:p w14:paraId="5644E814" w14:textId="77777777" w:rsidR="00F64DA3" w:rsidRPr="00DD022D" w:rsidRDefault="00F64DA3" w:rsidP="00F64DA3">
      <w:proofErr w:type="spellStart"/>
      <w:r w:rsidRPr="00DD022D">
        <w:t>Mockups</w:t>
      </w:r>
      <w:proofErr w:type="spellEnd"/>
      <w:r w:rsidRPr="00DD022D">
        <w:t xml:space="preserve"> are really important part of our project, as it demonstrates the appearance of our mobile app. It was a challenge to find a free application for my aim, so I had to seek it through the </w:t>
      </w:r>
      <w:proofErr w:type="spellStart"/>
      <w:r w:rsidRPr="00DD022D">
        <w:t>Youtube</w:t>
      </w:r>
      <w:proofErr w:type="spellEnd"/>
      <w:r w:rsidRPr="00DD022D">
        <w:t xml:space="preserve">. I decided to create </w:t>
      </w:r>
      <w:proofErr w:type="spellStart"/>
      <w:r w:rsidRPr="00DD022D">
        <w:t>mockups</w:t>
      </w:r>
      <w:proofErr w:type="spellEnd"/>
      <w:r w:rsidRPr="00DD022D">
        <w:t xml:space="preserve"> in “</w:t>
      </w:r>
      <w:proofErr w:type="spellStart"/>
      <w:r w:rsidRPr="00DD022D">
        <w:t>Figma</w:t>
      </w:r>
      <w:proofErr w:type="spellEnd"/>
      <w:r w:rsidRPr="00DD022D">
        <w:t>” because it is free and easy. I have also found a great website where different IOS icons</w:t>
      </w:r>
      <w:r>
        <w:t xml:space="preserve"> can be taken from</w:t>
      </w:r>
      <w:r w:rsidRPr="00DD022D">
        <w:t xml:space="preserve">. </w:t>
      </w:r>
    </w:p>
    <w:p w14:paraId="636F5388" w14:textId="77777777" w:rsidR="00F64DA3" w:rsidRPr="00F64DA3" w:rsidRDefault="00F64DA3" w:rsidP="00F64DA3">
      <w:pPr>
        <w:rPr>
          <w:lang w:eastAsia="en-US"/>
        </w:rPr>
      </w:pPr>
    </w:p>
    <w:p w14:paraId="692EB674" w14:textId="77777777" w:rsidR="00EC78D7" w:rsidRDefault="00EC78D7" w:rsidP="00E9097A">
      <w:pPr>
        <w:rPr>
          <w:rFonts w:eastAsiaTheme="majorEastAsia"/>
          <w:lang w:eastAsia="en-US"/>
        </w:rPr>
      </w:pPr>
    </w:p>
    <w:p w14:paraId="46F6171E" w14:textId="4A0AA4C5" w:rsidR="003E4E04" w:rsidRDefault="003E4E04" w:rsidP="003E4E04">
      <w:r w:rsidRPr="00826E1C">
        <w:t xml:space="preserve">In researching competitors in this space, it was interesting to come upon </w:t>
      </w:r>
      <w:proofErr w:type="spellStart"/>
      <w:r w:rsidRPr="00826E1C">
        <w:t>FarmBo</w:t>
      </w:r>
      <w:r w:rsidR="00F64DA3">
        <w:t>t</w:t>
      </w:r>
      <w:proofErr w:type="spellEnd"/>
      <w:r w:rsidR="00F64DA3">
        <w:t xml:space="preserve"> </w:t>
      </w:r>
      <w:r w:rsidRPr="00826E1C">
        <w:t>a robotic gardener that can tend a small garden bed. Believe it would be an interesting proposition for a larger scale product offing from gardenMates</w:t>
      </w:r>
      <w:r>
        <w:t>, sometime in the future</w:t>
      </w:r>
      <w:r w:rsidR="00F64DA3" w:rsidRPr="00F64DA3">
        <w:t xml:space="preserve"> </w:t>
      </w:r>
      <w:r w:rsidR="00F64DA3">
        <w:t>(</w:t>
      </w:r>
      <w:proofErr w:type="spellStart"/>
      <w:r w:rsidR="00F64DA3">
        <w:rPr>
          <w:i/>
          <w:iCs/>
        </w:rPr>
        <w:t>FarmBot</w:t>
      </w:r>
      <w:proofErr w:type="spellEnd"/>
      <w:r w:rsidR="00F64DA3">
        <w:rPr>
          <w:i/>
          <w:iCs/>
        </w:rPr>
        <w:t xml:space="preserve"> | Open-Source CNC Farming</w:t>
      </w:r>
      <w:r w:rsidR="00F64DA3">
        <w:t>, no date).</w:t>
      </w:r>
    </w:p>
    <w:p w14:paraId="0AFDB858" w14:textId="77777777" w:rsidR="00B01F63" w:rsidRPr="00826E1C" w:rsidRDefault="00B01F63" w:rsidP="003E4E04"/>
    <w:p w14:paraId="69E1ABCB" w14:textId="77777777" w:rsidR="003E4E04" w:rsidRDefault="003E4E04" w:rsidP="003E4E04">
      <w:pPr>
        <w:rPr>
          <w:szCs w:val="22"/>
        </w:rPr>
      </w:pPr>
      <w:r w:rsidRPr="00B644CE">
        <w:rPr>
          <w:szCs w:val="22"/>
        </w:rPr>
        <w:t>Reviewing documentation from Zigbee alliance, I was particularly interested in Green Power</w:t>
      </w:r>
      <w:r>
        <w:t xml:space="preserve">. </w:t>
      </w:r>
      <w:r w:rsidRPr="00B644CE">
        <w:rPr>
          <w:rStyle w:val="s1"/>
          <w:szCs w:val="22"/>
        </w:rPr>
        <w:t xml:space="preserve">Green Power is a feature of Zigbee that allows for energy-harvesting technology to be used directly with the Zigbee stack. Green Power adds convenience to smart home markets by relieving the pain point that is replacing batteries that consumers may have to put up with </w:t>
      </w:r>
      <w:r w:rsidRPr="00B644CE">
        <w:rPr>
          <w:szCs w:val="22"/>
        </w:rPr>
        <w:t>(</w:t>
      </w:r>
      <w:r w:rsidRPr="00B644CE">
        <w:rPr>
          <w:i/>
          <w:iCs/>
          <w:szCs w:val="22"/>
        </w:rPr>
        <w:t>Green Power</w:t>
      </w:r>
      <w:r w:rsidRPr="00B644CE">
        <w:rPr>
          <w:szCs w:val="22"/>
        </w:rPr>
        <w:t>, no date)</w:t>
      </w:r>
    </w:p>
    <w:p w14:paraId="1188790B" w14:textId="77777777" w:rsidR="003E4E04" w:rsidRPr="00B644CE" w:rsidRDefault="003E4E04" w:rsidP="00B01F63">
      <w:pPr>
        <w:pStyle w:val="p1"/>
        <w:jc w:val="both"/>
        <w:rPr>
          <w:rFonts w:ascii="Century Gothic" w:hAnsi="Century Gothic"/>
          <w:sz w:val="22"/>
          <w:szCs w:val="22"/>
        </w:rPr>
      </w:pPr>
      <w:r>
        <w:rPr>
          <w:rFonts w:ascii="Century Gothic" w:hAnsi="Century Gothic"/>
          <w:sz w:val="22"/>
          <w:szCs w:val="22"/>
        </w:rPr>
        <w:t>The chosen sensor is fitted with a button battery and there is insufficient time or money to build our own, however if we were to explore designing our own sensor in the future this is technology we should look to adopt.</w:t>
      </w:r>
    </w:p>
    <w:p w14:paraId="3B985CDC" w14:textId="2E2E67E2" w:rsidR="003E4E04" w:rsidRPr="0049452F" w:rsidRDefault="003E4E04" w:rsidP="00B01F63">
      <w:pPr>
        <w:pStyle w:val="p1"/>
        <w:jc w:val="both"/>
        <w:rPr>
          <w:rFonts w:ascii="Century Gothic" w:hAnsi="Century Gothic"/>
          <w:sz w:val="22"/>
          <w:szCs w:val="22"/>
        </w:rPr>
      </w:pPr>
      <w:r w:rsidRPr="0049452F">
        <w:rPr>
          <w:rFonts w:ascii="Century Gothic" w:hAnsi="Century Gothic"/>
          <w:sz w:val="22"/>
          <w:szCs w:val="22"/>
        </w:rPr>
        <w:t xml:space="preserve">An option for the back end database that could also provide a small footprint </w:t>
      </w:r>
      <w:proofErr w:type="spellStart"/>
      <w:r w:rsidRPr="0049452F">
        <w:rPr>
          <w:rFonts w:ascii="Century Gothic" w:hAnsi="Century Gothic"/>
          <w:sz w:val="22"/>
          <w:szCs w:val="22"/>
        </w:rPr>
        <w:t>db</w:t>
      </w:r>
      <w:proofErr w:type="spellEnd"/>
      <w:r w:rsidRPr="0049452F">
        <w:rPr>
          <w:rFonts w:ascii="Century Gothic" w:hAnsi="Century Gothic"/>
          <w:sz w:val="22"/>
          <w:szCs w:val="22"/>
        </w:rPr>
        <w:t xml:space="preserve"> on mobile devices </w:t>
      </w:r>
      <w:r w:rsidR="00B01F63">
        <w:rPr>
          <w:rFonts w:ascii="Century Gothic" w:hAnsi="Century Gothic"/>
          <w:sz w:val="22"/>
          <w:szCs w:val="22"/>
        </w:rPr>
        <w:t xml:space="preserve">that was considered </w:t>
      </w:r>
      <w:r w:rsidRPr="0049452F">
        <w:rPr>
          <w:rFonts w:ascii="Century Gothic" w:hAnsi="Century Gothic"/>
          <w:sz w:val="22"/>
          <w:szCs w:val="22"/>
        </w:rPr>
        <w:t xml:space="preserve">is </w:t>
      </w:r>
      <w:proofErr w:type="spellStart"/>
      <w:r w:rsidRPr="0049452F">
        <w:rPr>
          <w:rFonts w:ascii="Century Gothic" w:hAnsi="Century Gothic"/>
          <w:sz w:val="22"/>
          <w:szCs w:val="22"/>
        </w:rPr>
        <w:t>couchbase</w:t>
      </w:r>
      <w:proofErr w:type="spellEnd"/>
      <w:r w:rsidRPr="0049452F">
        <w:rPr>
          <w:rFonts w:ascii="Century Gothic" w:hAnsi="Century Gothic"/>
          <w:sz w:val="22"/>
          <w:szCs w:val="22"/>
        </w:rPr>
        <w:t>. It is supported by Amazon and has the ability for the mobile app to be offline and sync later. Couchbase unfortunately is not open source but a paid subscription which makes it a less desirable option.</w:t>
      </w:r>
    </w:p>
    <w:p w14:paraId="5F2F30CC" w14:textId="77777777" w:rsidR="003E4E04" w:rsidRPr="00193DA4" w:rsidRDefault="003E4E04" w:rsidP="00B01F63">
      <w:pPr>
        <w:pStyle w:val="p1"/>
        <w:jc w:val="both"/>
        <w:rPr>
          <w:rFonts w:ascii="Century Gothic" w:hAnsi="Century Gothic"/>
          <w:sz w:val="22"/>
          <w:szCs w:val="22"/>
        </w:rPr>
      </w:pPr>
      <w:r w:rsidRPr="00193DA4">
        <w:rPr>
          <w:rFonts w:ascii="Century Gothic" w:hAnsi="Century Gothic"/>
          <w:sz w:val="22"/>
          <w:szCs w:val="22"/>
        </w:rPr>
        <w:t xml:space="preserve">The first time use of the sensor, hub and app has to be super easy with as much automatic configuration as possible, I have suggested incorporating </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capability into the application. The use of a QR code on the packaging will provide the passkey for </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Simplifies Thing </w:t>
      </w:r>
      <w:proofErr w:type="spellStart"/>
      <w:r w:rsidRPr="00193DA4">
        <w:rPr>
          <w:rFonts w:ascii="Century Gothic" w:hAnsi="Century Gothic"/>
          <w:sz w:val="22"/>
          <w:szCs w:val="22"/>
        </w:rPr>
        <w:t>WiFi</w:t>
      </w:r>
      <w:proofErr w:type="spellEnd"/>
      <w:r w:rsidRPr="00193DA4">
        <w:rPr>
          <w:rFonts w:ascii="Century Gothic" w:hAnsi="Century Gothic"/>
          <w:sz w:val="22"/>
          <w:szCs w:val="22"/>
        </w:rPr>
        <w:t xml:space="preserve"> Connection’, 2014).</w:t>
      </w:r>
    </w:p>
    <w:p w14:paraId="1EBB41B9" w14:textId="10D51EAA" w:rsidR="003E4E04" w:rsidRDefault="003E4E04" w:rsidP="00E9097A">
      <w:pPr>
        <w:rPr>
          <w:rFonts w:eastAsiaTheme="majorEastAsia"/>
          <w:lang w:eastAsia="en-US"/>
        </w:rPr>
      </w:pPr>
    </w:p>
    <w:p w14:paraId="00BF95E9" w14:textId="6A7169DE" w:rsidR="00E9097A" w:rsidRDefault="00E9097A" w:rsidP="00E9097A">
      <w:pPr>
        <w:pStyle w:val="Heading3"/>
      </w:pPr>
      <w:bookmarkStart w:id="219" w:name="_Toc32556948"/>
      <w:r>
        <w:t>Roles</w:t>
      </w:r>
      <w:bookmarkEnd w:id="219"/>
    </w:p>
    <w:p w14:paraId="41484045" w14:textId="69E5C26E" w:rsidR="00CC5AC1" w:rsidRPr="00CC5AC1" w:rsidRDefault="00CC5AC1" w:rsidP="00CC5AC1">
      <w:pPr>
        <w:rPr>
          <w:rFonts w:eastAsiaTheme="majorEastAsia"/>
          <w:lang w:eastAsia="en-US"/>
        </w:rPr>
      </w:pPr>
    </w:p>
    <w:p w14:paraId="0BD670D6" w14:textId="36F5CDE5" w:rsidR="00CC5AC1" w:rsidRDefault="00CC5AC1" w:rsidP="00CC5AC1">
      <w:pPr>
        <w:rPr>
          <w:rFonts w:eastAsiaTheme="majorEastAsia"/>
          <w:lang w:eastAsia="en-US"/>
        </w:rPr>
      </w:pPr>
      <w:r w:rsidRPr="00CC5AC1">
        <w:rPr>
          <w:rFonts w:eastAsiaTheme="majorEastAsia"/>
          <w:lang w:eastAsia="en-US"/>
        </w:rPr>
        <w:t>Several roles are required for the GardenMates project. These are as follows:</w:t>
      </w:r>
    </w:p>
    <w:p w14:paraId="0EE88B15" w14:textId="77777777" w:rsidR="00CC5AC1" w:rsidRPr="00CC5AC1" w:rsidRDefault="00CC5AC1" w:rsidP="00CC5AC1">
      <w:pPr>
        <w:rPr>
          <w:rFonts w:eastAsiaTheme="majorEastAsia"/>
          <w:lang w:eastAsia="en-US"/>
        </w:rPr>
      </w:pPr>
    </w:p>
    <w:p w14:paraId="3CB36615" w14:textId="04A31F42" w:rsidR="00CC5AC1" w:rsidRDefault="00CC5AC1" w:rsidP="00CC5AC1">
      <w:pPr>
        <w:pStyle w:val="ListParagraph"/>
        <w:numPr>
          <w:ilvl w:val="0"/>
          <w:numId w:val="14"/>
        </w:numPr>
        <w:rPr>
          <w:rFonts w:eastAsiaTheme="majorEastAsia"/>
        </w:rPr>
      </w:pPr>
      <w:r w:rsidRPr="00CC5AC1">
        <w:rPr>
          <w:rFonts w:eastAsiaTheme="majorEastAsia"/>
        </w:rPr>
        <w:t>Chief Technology Officer / Product manager (position filled by team member Jeremy) – The role of this person is the know the total scope of the project from start to finish, inside and out. This person will oversee every aspect of the project and ensure that each component has been achieved to expectations. Most likely, the PM will be one of the team members and the individual for this position may change as the project evolves and if it takes different directions.</w:t>
      </w:r>
    </w:p>
    <w:p w14:paraId="00F2CBFF" w14:textId="77777777" w:rsidR="00CC5AC1" w:rsidRDefault="00CC5AC1" w:rsidP="00CC5AC1">
      <w:pPr>
        <w:pStyle w:val="ListParagraph"/>
        <w:rPr>
          <w:rFonts w:eastAsiaTheme="majorEastAsia"/>
        </w:rPr>
      </w:pPr>
    </w:p>
    <w:p w14:paraId="49601124" w14:textId="7D889EC5" w:rsidR="00CC5AC1" w:rsidRDefault="00CC5AC1" w:rsidP="00CC5AC1">
      <w:pPr>
        <w:pStyle w:val="ListParagraph"/>
        <w:numPr>
          <w:ilvl w:val="0"/>
          <w:numId w:val="14"/>
        </w:numPr>
        <w:rPr>
          <w:rFonts w:eastAsiaTheme="majorEastAsia"/>
        </w:rPr>
      </w:pPr>
      <w:r w:rsidRPr="00CC5AC1">
        <w:rPr>
          <w:rFonts w:eastAsiaTheme="majorEastAsia"/>
        </w:rPr>
        <w:t>Developer – This position would be best suited to a software engineer. The primary responsibility for this position is to create the code, test the code on various devices and find any bugs.</w:t>
      </w:r>
    </w:p>
    <w:p w14:paraId="7D3FE10D" w14:textId="77777777" w:rsidR="00CC5AC1" w:rsidRDefault="00CC5AC1" w:rsidP="00CC5AC1">
      <w:pPr>
        <w:pStyle w:val="ListParagraph"/>
        <w:rPr>
          <w:rFonts w:eastAsiaTheme="majorEastAsia"/>
        </w:rPr>
      </w:pPr>
    </w:p>
    <w:p w14:paraId="057E5FEF" w14:textId="24EF2057" w:rsidR="00CC5AC1" w:rsidRDefault="00CC5AC1" w:rsidP="00CC5AC1">
      <w:pPr>
        <w:pStyle w:val="ListParagraph"/>
        <w:numPr>
          <w:ilvl w:val="0"/>
          <w:numId w:val="14"/>
        </w:numPr>
        <w:rPr>
          <w:rFonts w:eastAsiaTheme="majorEastAsia"/>
        </w:rPr>
      </w:pPr>
      <w:r w:rsidRPr="00CC5AC1">
        <w:rPr>
          <w:rFonts w:eastAsiaTheme="majorEastAsia"/>
        </w:rPr>
        <w:t>Solution Architect (position filled by team member Brian) – to work closely with the product manager/ Chief Technology Officer, developer and designer to ensure the app functions as expected and to steer the design to have maximum business earning potential.</w:t>
      </w:r>
    </w:p>
    <w:p w14:paraId="04B8603B" w14:textId="77777777" w:rsidR="00CC5AC1" w:rsidRDefault="00CC5AC1" w:rsidP="00CC5AC1">
      <w:pPr>
        <w:pStyle w:val="ListParagraph"/>
        <w:rPr>
          <w:rFonts w:eastAsiaTheme="majorEastAsia"/>
        </w:rPr>
      </w:pPr>
    </w:p>
    <w:p w14:paraId="5C32FCBC" w14:textId="63CF1557" w:rsidR="00CC5AC1" w:rsidRDefault="00CC5AC1" w:rsidP="00CC5AC1">
      <w:pPr>
        <w:pStyle w:val="ListParagraph"/>
        <w:numPr>
          <w:ilvl w:val="0"/>
          <w:numId w:val="14"/>
        </w:numPr>
        <w:rPr>
          <w:rFonts w:eastAsiaTheme="majorEastAsia"/>
        </w:rPr>
      </w:pPr>
      <w:r w:rsidRPr="00CC5AC1">
        <w:rPr>
          <w:rFonts w:eastAsiaTheme="majorEastAsia"/>
        </w:rPr>
        <w:t>Designer – This person would be working closely with the Developer to ensure the interface of the app is easy to navigate and aesthetically pleasing and conforming with branding. The designer would also need to develop a logo and company colours/branding.</w:t>
      </w:r>
    </w:p>
    <w:p w14:paraId="36C5B5C9" w14:textId="77777777" w:rsidR="00CC5AC1" w:rsidRPr="00CC5AC1" w:rsidRDefault="00CC5AC1" w:rsidP="00CC5AC1">
      <w:pPr>
        <w:pStyle w:val="ListParagraph"/>
        <w:rPr>
          <w:rFonts w:eastAsiaTheme="majorEastAsia"/>
        </w:rPr>
      </w:pPr>
    </w:p>
    <w:p w14:paraId="2B1698E2" w14:textId="41209B1B" w:rsidR="00CC5AC1" w:rsidRDefault="002522C7" w:rsidP="00CC5AC1">
      <w:pPr>
        <w:pStyle w:val="ListParagraph"/>
        <w:numPr>
          <w:ilvl w:val="0"/>
          <w:numId w:val="14"/>
        </w:numPr>
        <w:rPr>
          <w:rFonts w:eastAsiaTheme="majorEastAsia"/>
        </w:rPr>
      </w:pPr>
      <w:ins w:id="220" w:author="Brian Dean" w:date="2020-02-09T18:09:00Z">
        <w:r w:rsidRPr="00EB50BE">
          <w:t>Artificial Intelligence Engineer</w:t>
        </w:r>
      </w:ins>
      <w:r w:rsidRPr="00CC5AC1">
        <w:rPr>
          <w:rFonts w:eastAsiaTheme="majorEastAsia"/>
        </w:rPr>
        <w:t xml:space="preserve"> </w:t>
      </w:r>
      <w:r w:rsidR="00CC5AC1" w:rsidRPr="00CC5AC1">
        <w:rPr>
          <w:rFonts w:eastAsiaTheme="majorEastAsia"/>
        </w:rPr>
        <w:t>(position filled by team member Daria)– to develop the initial AI database that would be used in our app for diagnostics and advice received from the plant/soil data and user interface data when users are typing questions or uploading a photo of a sick plant.</w:t>
      </w:r>
    </w:p>
    <w:p w14:paraId="48314A04" w14:textId="77777777" w:rsidR="00CC5AC1" w:rsidRPr="00CC5AC1" w:rsidRDefault="00CC5AC1" w:rsidP="00CC5AC1">
      <w:pPr>
        <w:pStyle w:val="ListParagraph"/>
        <w:rPr>
          <w:rFonts w:eastAsiaTheme="majorEastAsia"/>
        </w:rPr>
      </w:pPr>
    </w:p>
    <w:p w14:paraId="1CF3CEC0" w14:textId="12244923" w:rsidR="00CC5AC1" w:rsidRDefault="00CC5AC1" w:rsidP="00CC5AC1">
      <w:pPr>
        <w:pStyle w:val="ListParagraph"/>
        <w:numPr>
          <w:ilvl w:val="0"/>
          <w:numId w:val="14"/>
        </w:numPr>
        <w:rPr>
          <w:rFonts w:eastAsiaTheme="majorEastAsia"/>
        </w:rPr>
      </w:pPr>
      <w:r w:rsidRPr="00CC5AC1">
        <w:rPr>
          <w:rFonts w:eastAsiaTheme="majorEastAsia"/>
        </w:rPr>
        <w:t xml:space="preserve">Sales and Marketing and Customer Service – All team members would initially fill this position for our particular project, but down the track, as development goes farther, we would need a tech-savvy team with excellent communication skill to take the position full time looking after customers, reporting bugs to the team, moderating forums, organising advertising and promoting upgrades with offers and subscriptions. </w:t>
      </w:r>
    </w:p>
    <w:p w14:paraId="1D7C5B38" w14:textId="77777777" w:rsidR="00CC5AC1" w:rsidRPr="00CC5AC1" w:rsidRDefault="00CC5AC1" w:rsidP="00CC5AC1">
      <w:pPr>
        <w:pStyle w:val="ListParagraph"/>
        <w:rPr>
          <w:rFonts w:eastAsiaTheme="majorEastAsia"/>
        </w:rPr>
      </w:pPr>
    </w:p>
    <w:p w14:paraId="1BF74B82" w14:textId="79DC19FE" w:rsidR="00E9097A" w:rsidRPr="00CC5AC1" w:rsidRDefault="00CC5AC1" w:rsidP="00CC5AC1">
      <w:pPr>
        <w:pStyle w:val="ListParagraph"/>
        <w:numPr>
          <w:ilvl w:val="0"/>
          <w:numId w:val="14"/>
        </w:numPr>
        <w:rPr>
          <w:rFonts w:eastAsiaTheme="majorEastAsia"/>
        </w:rPr>
      </w:pPr>
      <w:r w:rsidRPr="00CC5AC1">
        <w:rPr>
          <w:rFonts w:eastAsiaTheme="majorEastAsia"/>
        </w:rPr>
        <w:t>Principal Data Insights Analyst (position filled by team member Shane) – to be continually monitoring that the application is functioning in a profitable way. To identify cost saving and other potential earnings. This person would also pinpoint where the project has room for expansion and establish the applications strong and weak elements.</w:t>
      </w:r>
    </w:p>
    <w:p w14:paraId="6301BA7B" w14:textId="545BE11E" w:rsidR="00E9097A" w:rsidRDefault="00E9097A" w:rsidP="00E9097A">
      <w:pPr>
        <w:rPr>
          <w:rFonts w:eastAsiaTheme="majorEastAsia"/>
          <w:lang w:eastAsia="en-US"/>
        </w:rPr>
      </w:pPr>
    </w:p>
    <w:p w14:paraId="63D80CF8" w14:textId="72767476" w:rsidR="00E9097A" w:rsidRDefault="00E9097A" w:rsidP="00E9097A">
      <w:pPr>
        <w:rPr>
          <w:rFonts w:eastAsiaTheme="majorEastAsia"/>
          <w:lang w:eastAsia="en-US"/>
        </w:rPr>
      </w:pPr>
    </w:p>
    <w:p w14:paraId="455EC210" w14:textId="6E93BE51" w:rsidR="00E9097A" w:rsidRDefault="00E9097A" w:rsidP="00E9097A">
      <w:pPr>
        <w:pStyle w:val="Heading3"/>
      </w:pPr>
      <w:bookmarkStart w:id="221" w:name="_Toc32556949"/>
      <w:r>
        <w:t>Scope and Limits</w:t>
      </w:r>
      <w:bookmarkEnd w:id="221"/>
    </w:p>
    <w:p w14:paraId="34F92DE6" w14:textId="48109E49" w:rsidR="00E9097A" w:rsidRDefault="00365004" w:rsidP="00E9097A">
      <w:pPr>
        <w:rPr>
          <w:rFonts w:eastAsiaTheme="majorEastAsia"/>
          <w:lang w:eastAsia="en-US"/>
        </w:rPr>
      </w:pPr>
      <w:ins w:id="222" w:author="Brian Dean" w:date="2020-02-06T16:50:00Z">
        <w:r>
          <w:rPr>
            <w:rFonts w:eastAsiaTheme="majorEastAsia"/>
            <w:lang w:eastAsia="en-US"/>
          </w:rPr>
          <w:t>An integral part of the gardenMates project is the sensor</w:t>
        </w:r>
        <w:r w:rsidR="00A8596B">
          <w:rPr>
            <w:rFonts w:eastAsiaTheme="majorEastAsia"/>
            <w:lang w:eastAsia="en-US"/>
          </w:rPr>
          <w:t xml:space="preserve"> and we are pleased to have been able to source a commercially available one that should be sufficient for most balcony gardens.</w:t>
        </w:r>
      </w:ins>
    </w:p>
    <w:p w14:paraId="4095257F" w14:textId="34CC4950" w:rsidR="00A8596B" w:rsidRDefault="00A8596B" w:rsidP="00E9097A">
      <w:pPr>
        <w:rPr>
          <w:ins w:id="223" w:author="Brian Dean" w:date="2020-02-06T16:50:00Z"/>
          <w:rFonts w:eastAsiaTheme="majorEastAsia"/>
          <w:lang w:eastAsia="en-US"/>
        </w:rPr>
      </w:pPr>
    </w:p>
    <w:p w14:paraId="1C25432D" w14:textId="343E5049" w:rsidR="00A8596B" w:rsidRDefault="00A8596B" w:rsidP="00E9097A">
      <w:pPr>
        <w:rPr>
          <w:ins w:id="224" w:author="Brian Dean" w:date="2020-02-06T16:50:00Z"/>
          <w:rFonts w:eastAsiaTheme="majorEastAsia"/>
          <w:lang w:eastAsia="en-US"/>
        </w:rPr>
      </w:pPr>
      <w:ins w:id="225" w:author="Brian Dean" w:date="2020-02-06T16:50:00Z">
        <w:r>
          <w:rPr>
            <w:rFonts w:eastAsiaTheme="majorEastAsia"/>
            <w:lang w:eastAsia="en-US"/>
          </w:rPr>
          <w:lastRenderedPageBreak/>
          <w:t xml:space="preserve">Paired with the sensor is a hub from the same manufacturer which will provide a link between one or more sensors and the </w:t>
        </w:r>
        <w:r w:rsidR="00015952">
          <w:rPr>
            <w:rFonts w:eastAsiaTheme="majorEastAsia"/>
            <w:lang w:eastAsia="en-US"/>
          </w:rPr>
          <w:t>gardenMates servers.</w:t>
        </w:r>
      </w:ins>
    </w:p>
    <w:p w14:paraId="2F5C8533" w14:textId="0B6ECAB9" w:rsidR="00365004" w:rsidRDefault="00365004" w:rsidP="00E9097A">
      <w:pPr>
        <w:rPr>
          <w:ins w:id="226" w:author="Brian Dean" w:date="2020-02-06T16:50:00Z"/>
          <w:rFonts w:eastAsiaTheme="majorEastAsia"/>
          <w:lang w:eastAsia="en-US"/>
        </w:rPr>
      </w:pPr>
    </w:p>
    <w:p w14:paraId="3463E2D7" w14:textId="07431326" w:rsidR="00365004" w:rsidRDefault="00365004" w:rsidP="00E9097A">
      <w:pPr>
        <w:rPr>
          <w:ins w:id="227" w:author="Brian Dean" w:date="2020-02-06T16:50:00Z"/>
          <w:rFonts w:eastAsiaTheme="majorEastAsia"/>
          <w:lang w:eastAsia="en-US"/>
        </w:rPr>
      </w:pPr>
      <w:ins w:id="228" w:author="Brian Dean" w:date="2020-02-06T16:50:00Z">
        <w:r>
          <w:rPr>
            <w:rFonts w:eastAsiaTheme="majorEastAsia"/>
            <w:lang w:eastAsia="en-US"/>
          </w:rPr>
          <w:t xml:space="preserve">The mobile phone app </w:t>
        </w:r>
        <w:r w:rsidR="00015952">
          <w:rPr>
            <w:rFonts w:eastAsiaTheme="majorEastAsia"/>
            <w:lang w:eastAsia="en-US"/>
          </w:rPr>
          <w:t xml:space="preserve">is in the </w:t>
        </w:r>
      </w:ins>
      <w:r w:rsidR="003E4E04">
        <w:rPr>
          <w:rFonts w:eastAsiaTheme="majorEastAsia"/>
          <w:lang w:eastAsia="en-US"/>
        </w:rPr>
        <w:t xml:space="preserve">business process workflow </w:t>
      </w:r>
      <w:ins w:id="229" w:author="Brian Dean" w:date="2020-02-06T16:50:00Z">
        <w:r w:rsidR="00015952">
          <w:rPr>
            <w:rFonts w:eastAsiaTheme="majorEastAsia"/>
            <w:lang w:eastAsia="en-US"/>
          </w:rPr>
          <w:t>stage</w:t>
        </w:r>
      </w:ins>
      <w:r w:rsidR="003E4E04">
        <w:rPr>
          <w:rFonts w:eastAsiaTheme="majorEastAsia"/>
          <w:lang w:eastAsia="en-US"/>
        </w:rPr>
        <w:t xml:space="preserve">, with several </w:t>
      </w:r>
      <w:proofErr w:type="spellStart"/>
      <w:r w:rsidR="003E4E04">
        <w:rPr>
          <w:rFonts w:eastAsiaTheme="majorEastAsia"/>
          <w:lang w:eastAsia="en-US"/>
        </w:rPr>
        <w:t>mockups</w:t>
      </w:r>
      <w:proofErr w:type="spellEnd"/>
      <w:r w:rsidR="003E4E04">
        <w:rPr>
          <w:rFonts w:eastAsiaTheme="majorEastAsia"/>
          <w:lang w:eastAsia="en-US"/>
        </w:rPr>
        <w:t xml:space="preserve"> of various options of the app being created to give some idea of concept and look</w:t>
      </w:r>
      <w:ins w:id="230" w:author="Brian Dean" w:date="2020-02-06T16:50:00Z">
        <w:r w:rsidR="00015952">
          <w:rPr>
            <w:rFonts w:eastAsiaTheme="majorEastAsia"/>
            <w:lang w:eastAsia="en-US"/>
          </w:rPr>
          <w:t>.</w:t>
        </w:r>
      </w:ins>
    </w:p>
    <w:p w14:paraId="31151249" w14:textId="106B42AE" w:rsidR="00015952" w:rsidRDefault="00015952" w:rsidP="00E9097A">
      <w:pPr>
        <w:rPr>
          <w:ins w:id="231" w:author="Brian Dean" w:date="2020-02-06T16:50:00Z"/>
          <w:rFonts w:eastAsiaTheme="majorEastAsia"/>
          <w:lang w:eastAsia="en-US"/>
        </w:rPr>
      </w:pPr>
    </w:p>
    <w:p w14:paraId="7DE9BD9C" w14:textId="46A4C8F3" w:rsidR="00015952" w:rsidRDefault="00015952" w:rsidP="00E9097A">
      <w:pPr>
        <w:rPr>
          <w:ins w:id="232" w:author="Brian Dean" w:date="2020-02-06T16:50:00Z"/>
          <w:rFonts w:eastAsiaTheme="majorEastAsia"/>
          <w:lang w:eastAsia="en-US"/>
        </w:rPr>
      </w:pPr>
      <w:ins w:id="233" w:author="Brian Dean" w:date="2020-02-06T16:50:00Z">
        <w:r>
          <w:rPr>
            <w:rFonts w:eastAsiaTheme="majorEastAsia"/>
            <w:lang w:eastAsia="en-US"/>
          </w:rPr>
          <w:t>The database chosen to provide server and mobile phone synchronisation is CouchDB, an open source NoSQL database from Apache.</w:t>
        </w:r>
      </w:ins>
    </w:p>
    <w:p w14:paraId="3ABDF230" w14:textId="2400E219" w:rsidR="00015952" w:rsidRDefault="00015952" w:rsidP="00E9097A">
      <w:pPr>
        <w:rPr>
          <w:ins w:id="234" w:author="Brian Dean" w:date="2020-02-06T16:50:00Z"/>
          <w:rFonts w:eastAsiaTheme="majorEastAsia"/>
          <w:lang w:eastAsia="en-US"/>
        </w:rPr>
      </w:pPr>
    </w:p>
    <w:p w14:paraId="50EE9792" w14:textId="003EB83E" w:rsidR="00015952" w:rsidRDefault="00015952" w:rsidP="00E9097A">
      <w:pPr>
        <w:rPr>
          <w:ins w:id="235" w:author="Brian Dean" w:date="2020-02-06T16:50:00Z"/>
          <w:rFonts w:eastAsiaTheme="majorEastAsia"/>
          <w:lang w:eastAsia="en-US"/>
        </w:rPr>
      </w:pPr>
      <w:ins w:id="236" w:author="Brian Dean" w:date="2020-02-06T16:50:00Z">
        <w:r>
          <w:rPr>
            <w:rFonts w:eastAsiaTheme="majorEastAsia"/>
            <w:lang w:eastAsia="en-US"/>
          </w:rPr>
          <w:t>Hosting will be through Amazon AWS.</w:t>
        </w:r>
      </w:ins>
    </w:p>
    <w:p w14:paraId="183151CF" w14:textId="371C1DF5" w:rsidR="0077310C" w:rsidRDefault="0077310C" w:rsidP="00E9097A">
      <w:pPr>
        <w:rPr>
          <w:ins w:id="237" w:author="Brian Dean" w:date="2020-02-06T16:50:00Z"/>
          <w:rFonts w:eastAsiaTheme="majorEastAsia"/>
          <w:lang w:eastAsia="en-US"/>
        </w:rPr>
      </w:pPr>
    </w:p>
    <w:p w14:paraId="35EF062C" w14:textId="0EA6DF67" w:rsidR="00E9097A" w:rsidRDefault="00015952" w:rsidP="00E9097A">
      <w:pPr>
        <w:rPr>
          <w:rFonts w:eastAsiaTheme="majorEastAsia"/>
          <w:lang w:eastAsia="en-US"/>
        </w:rPr>
      </w:pPr>
      <w:ins w:id="238" w:author="Brian Dean" w:date="2020-02-06T16:50:00Z">
        <w:r>
          <w:rPr>
            <w:rFonts w:eastAsiaTheme="majorEastAsia"/>
            <w:lang w:eastAsia="en-US"/>
          </w:rPr>
          <w:t xml:space="preserve">Options for AI and machine learning </w:t>
        </w:r>
      </w:ins>
      <w:r w:rsidR="006C3228">
        <w:rPr>
          <w:rFonts w:eastAsiaTheme="majorEastAsia"/>
          <w:lang w:eastAsia="en-US"/>
        </w:rPr>
        <w:t xml:space="preserve">for plant and disease / pest identification </w:t>
      </w:r>
      <w:ins w:id="239" w:author="Brian Dean" w:date="2020-02-06T16:50:00Z">
        <w:r>
          <w:rPr>
            <w:rFonts w:eastAsiaTheme="majorEastAsia"/>
            <w:lang w:eastAsia="en-US"/>
          </w:rPr>
          <w:t>are being explored</w:t>
        </w:r>
      </w:ins>
      <w:r w:rsidR="006C3228">
        <w:rPr>
          <w:rFonts w:eastAsiaTheme="majorEastAsia"/>
          <w:lang w:eastAsia="en-US"/>
        </w:rPr>
        <w:t xml:space="preserve"> but will not be included in the initial release. It may be easier and more cost effective to use an </w:t>
      </w:r>
      <w:r w:rsidR="00FC5C42">
        <w:rPr>
          <w:rFonts w:eastAsiaTheme="majorEastAsia"/>
          <w:lang w:eastAsia="en-US"/>
        </w:rPr>
        <w:t>API</w:t>
      </w:r>
      <w:r w:rsidR="006C3228">
        <w:rPr>
          <w:rFonts w:eastAsiaTheme="majorEastAsia"/>
          <w:lang w:eastAsia="en-US"/>
        </w:rPr>
        <w:t xml:space="preserve"> to access an existing system for plant and disease identification and recommendations.</w:t>
      </w:r>
    </w:p>
    <w:p w14:paraId="62472D9A" w14:textId="5FAD5FF5" w:rsidR="00015952" w:rsidRDefault="00015952" w:rsidP="00E9097A">
      <w:pPr>
        <w:rPr>
          <w:ins w:id="240" w:author="Brian Dean" w:date="2020-02-06T16:50:00Z"/>
          <w:rFonts w:eastAsiaTheme="majorEastAsia"/>
          <w:lang w:eastAsia="en-US"/>
        </w:rPr>
      </w:pPr>
    </w:p>
    <w:p w14:paraId="1947333E" w14:textId="3863199C" w:rsidR="00015952" w:rsidRDefault="006C3228" w:rsidP="00E9097A">
      <w:pPr>
        <w:rPr>
          <w:rFonts w:eastAsiaTheme="majorEastAsia"/>
          <w:lang w:eastAsia="en-US"/>
        </w:rPr>
      </w:pPr>
      <w:r>
        <w:rPr>
          <w:rFonts w:eastAsiaTheme="majorEastAsia"/>
          <w:lang w:eastAsia="en-US"/>
        </w:rPr>
        <w:t>Several</w:t>
      </w:r>
      <w:ins w:id="241" w:author="Brian Dean" w:date="2020-02-06T16:50:00Z">
        <w:r w:rsidR="00015952">
          <w:rPr>
            <w:rFonts w:eastAsiaTheme="majorEastAsia"/>
            <w:lang w:eastAsia="en-US"/>
          </w:rPr>
          <w:t xml:space="preserve"> open source plant libraries and databases </w:t>
        </w:r>
      </w:ins>
      <w:r>
        <w:rPr>
          <w:rFonts w:eastAsiaTheme="majorEastAsia"/>
          <w:lang w:eastAsia="en-US"/>
        </w:rPr>
        <w:t xml:space="preserve">are available with </w:t>
      </w:r>
      <w:r w:rsidR="00FC5C42">
        <w:rPr>
          <w:rFonts w:eastAsiaTheme="majorEastAsia"/>
          <w:lang w:eastAsia="en-US"/>
        </w:rPr>
        <w:t>API</w:t>
      </w:r>
      <w:r>
        <w:rPr>
          <w:rFonts w:eastAsiaTheme="majorEastAsia"/>
          <w:lang w:eastAsia="en-US"/>
        </w:rPr>
        <w:t xml:space="preserve"> connectivity to provide tips on growing selected plants. The most suitable option has yet to be determined.</w:t>
      </w:r>
    </w:p>
    <w:p w14:paraId="7C90B0B0" w14:textId="55D755D5" w:rsidR="0055085C" w:rsidRDefault="0055085C" w:rsidP="00E9097A">
      <w:pPr>
        <w:rPr>
          <w:rFonts w:eastAsiaTheme="majorEastAsia"/>
          <w:lang w:eastAsia="en-US"/>
        </w:rPr>
      </w:pPr>
    </w:p>
    <w:p w14:paraId="4104BCFF" w14:textId="6F347A3B" w:rsidR="0055085C" w:rsidRDefault="0055085C" w:rsidP="00E9097A">
      <w:pPr>
        <w:rPr>
          <w:rFonts w:eastAsiaTheme="majorEastAsia"/>
          <w:lang w:eastAsia="en-US"/>
        </w:rPr>
      </w:pPr>
      <w:r>
        <w:rPr>
          <w:rFonts w:eastAsiaTheme="majorEastAsia"/>
          <w:lang w:eastAsia="en-US"/>
        </w:rPr>
        <w:t xml:space="preserve">An address checker </w:t>
      </w:r>
      <w:r w:rsidR="00FC5C42">
        <w:rPr>
          <w:rFonts w:eastAsiaTheme="majorEastAsia"/>
          <w:lang w:eastAsia="en-US"/>
        </w:rPr>
        <w:t>API</w:t>
      </w:r>
      <w:r>
        <w:rPr>
          <w:rFonts w:eastAsiaTheme="majorEastAsia"/>
          <w:lang w:eastAsia="en-US"/>
        </w:rPr>
        <w:t xml:space="preserve"> </w:t>
      </w:r>
      <w:r w:rsidR="006C3228">
        <w:rPr>
          <w:rFonts w:eastAsiaTheme="majorEastAsia"/>
          <w:lang w:eastAsia="en-US"/>
        </w:rPr>
        <w:t xml:space="preserve">that can work in all of the target market countries </w:t>
      </w:r>
      <w:r>
        <w:rPr>
          <w:rFonts w:eastAsiaTheme="majorEastAsia"/>
          <w:lang w:eastAsia="en-US"/>
        </w:rPr>
        <w:t>for easy registration is required</w:t>
      </w:r>
      <w:r w:rsidR="006C3228">
        <w:rPr>
          <w:rFonts w:eastAsiaTheme="majorEastAsia"/>
          <w:lang w:eastAsia="en-US"/>
        </w:rPr>
        <w:t xml:space="preserve"> and has yet to be determined.</w:t>
      </w:r>
    </w:p>
    <w:p w14:paraId="17A826DC" w14:textId="28E787DC" w:rsidR="0055085C" w:rsidRDefault="0055085C" w:rsidP="00E9097A">
      <w:pPr>
        <w:rPr>
          <w:rFonts w:eastAsiaTheme="majorEastAsia"/>
          <w:lang w:eastAsia="en-US"/>
        </w:rPr>
      </w:pPr>
    </w:p>
    <w:p w14:paraId="5553D6C4" w14:textId="72124E5A" w:rsidR="0055085C" w:rsidRDefault="0055085C" w:rsidP="00E9097A">
      <w:pPr>
        <w:rPr>
          <w:rFonts w:eastAsiaTheme="majorEastAsia"/>
          <w:lang w:eastAsia="en-US"/>
        </w:rPr>
      </w:pPr>
      <w:r>
        <w:rPr>
          <w:rFonts w:eastAsiaTheme="majorEastAsia"/>
          <w:lang w:eastAsia="en-US"/>
        </w:rPr>
        <w:t>A payment gateway solution to record subscription payment options and be fully PCI compliant</w:t>
      </w:r>
      <w:r w:rsidR="006C3228">
        <w:rPr>
          <w:rFonts w:eastAsiaTheme="majorEastAsia"/>
          <w:lang w:eastAsia="en-US"/>
        </w:rPr>
        <w:t xml:space="preserve"> is required that will work in all</w:t>
      </w:r>
      <w:r w:rsidR="000D67BF">
        <w:rPr>
          <w:rFonts w:eastAsiaTheme="majorEastAsia"/>
          <w:lang w:eastAsia="en-US"/>
        </w:rPr>
        <w:t xml:space="preserve"> </w:t>
      </w:r>
      <w:r w:rsidR="006C3228">
        <w:rPr>
          <w:rFonts w:eastAsiaTheme="majorEastAsia"/>
          <w:lang w:eastAsia="en-US"/>
        </w:rPr>
        <w:t>of the target market countries. The most suitable for our purposes has yet to be determined.</w:t>
      </w:r>
    </w:p>
    <w:p w14:paraId="43178B8B" w14:textId="77777777" w:rsidR="0055085C" w:rsidRDefault="0055085C" w:rsidP="00E9097A">
      <w:pPr>
        <w:rPr>
          <w:ins w:id="242" w:author="Brian Dean" w:date="2020-02-06T16:50:00Z"/>
          <w:rFonts w:eastAsiaTheme="majorEastAsia"/>
          <w:lang w:eastAsia="en-US"/>
        </w:rPr>
      </w:pPr>
    </w:p>
    <w:p w14:paraId="1E3EB1C6" w14:textId="6636C73A" w:rsidR="00E9097A" w:rsidRDefault="00E9097A" w:rsidP="00E9097A">
      <w:pPr>
        <w:rPr>
          <w:rFonts w:eastAsiaTheme="majorEastAsia"/>
          <w:lang w:eastAsia="en-US"/>
        </w:rPr>
      </w:pPr>
    </w:p>
    <w:p w14:paraId="5E85F527" w14:textId="7E4A0737" w:rsidR="00E9097A" w:rsidRDefault="00E9097A" w:rsidP="00E9097A">
      <w:pPr>
        <w:pStyle w:val="Heading3"/>
      </w:pPr>
      <w:bookmarkStart w:id="243" w:name="_Toc32556950"/>
      <w:r>
        <w:t>Tools and Technologies</w:t>
      </w:r>
      <w:bookmarkEnd w:id="243"/>
    </w:p>
    <w:p w14:paraId="1DE5C8E1" w14:textId="77777777" w:rsidR="002F0211" w:rsidRDefault="002F0211" w:rsidP="002F0211">
      <w:pPr>
        <w:rPr>
          <w:ins w:id="244" w:author="Brian Dean" w:date="2020-02-09T18:09:00Z"/>
          <w:b/>
          <w:bCs/>
          <w:sz w:val="24"/>
        </w:rPr>
      </w:pPr>
      <w:ins w:id="245" w:author="Brian Dean" w:date="2020-02-09T18:09:00Z">
        <w:r w:rsidRPr="005E260B">
          <w:rPr>
            <w:b/>
            <w:bCs/>
            <w:sz w:val="24"/>
          </w:rPr>
          <w:t>Mobile app (IOS, Android):</w:t>
        </w:r>
      </w:ins>
    </w:p>
    <w:p w14:paraId="13582ABF" w14:textId="77777777" w:rsidR="002F0211" w:rsidRPr="00AD21A8" w:rsidRDefault="002F0211" w:rsidP="002F0211">
      <w:pPr>
        <w:rPr>
          <w:ins w:id="246" w:author="Brian Dean" w:date="2020-02-09T18:09:00Z"/>
          <w:b/>
          <w:bCs/>
        </w:rPr>
      </w:pPr>
      <w:ins w:id="247" w:author="Brian Dean" w:date="2020-02-09T18:09:00Z">
        <w:r>
          <w:rPr>
            <w:b/>
            <w:bCs/>
          </w:rPr>
          <w:t>Technologies:</w:t>
        </w:r>
      </w:ins>
    </w:p>
    <w:p w14:paraId="386C8E0B" w14:textId="77777777" w:rsidR="002F0211" w:rsidRPr="008B58EB" w:rsidRDefault="002F0211" w:rsidP="002F0211">
      <w:pPr>
        <w:pStyle w:val="ListParagraph"/>
        <w:numPr>
          <w:ilvl w:val="0"/>
          <w:numId w:val="16"/>
        </w:numPr>
        <w:jc w:val="left"/>
        <w:rPr>
          <w:ins w:id="248" w:author="Brian Dean" w:date="2020-02-09T18:09:00Z"/>
        </w:rPr>
      </w:pPr>
      <w:ins w:id="249" w:author="Brian Dean" w:date="2020-02-09T18:09:00Z">
        <w:r>
          <w:t xml:space="preserve">Mobile app prototype - </w:t>
        </w:r>
        <w:r w:rsidRPr="00D046C8">
          <w:t>demonstrates how a product will function</w:t>
        </w:r>
        <w:r>
          <w:t xml:space="preserve">. </w:t>
        </w:r>
        <w:r w:rsidRPr="005E260B">
          <w:t>The purpose of a prototype is to communicate a product’s design and navigation flow to maximize the efficiency of development.</w:t>
        </w:r>
      </w:ins>
    </w:p>
    <w:p w14:paraId="37921FBA" w14:textId="77777777" w:rsidR="002F0211" w:rsidRDefault="002F0211" w:rsidP="002F0211">
      <w:pPr>
        <w:pStyle w:val="ListParagraph"/>
        <w:numPr>
          <w:ilvl w:val="0"/>
          <w:numId w:val="16"/>
        </w:numPr>
        <w:jc w:val="left"/>
        <w:rPr>
          <w:ins w:id="250" w:author="Brian Dean" w:date="2020-02-09T18:09:00Z"/>
        </w:rPr>
      </w:pPr>
      <w:ins w:id="251" w:author="Brian Dean" w:date="2020-02-09T18:09:00Z">
        <w:r>
          <w:t>IDE - a</w:t>
        </w:r>
        <w:r w:rsidRPr="00A9736C">
          <w:t>n integrated development environment is a software application that provides comprehensive facilities to computer programmers for software development.</w:t>
        </w:r>
      </w:ins>
    </w:p>
    <w:p w14:paraId="7BD7F357" w14:textId="77777777" w:rsidR="002F0211" w:rsidRDefault="002F0211" w:rsidP="002F0211">
      <w:pPr>
        <w:pStyle w:val="ListParagraph"/>
        <w:numPr>
          <w:ilvl w:val="0"/>
          <w:numId w:val="16"/>
        </w:numPr>
        <w:jc w:val="left"/>
        <w:rPr>
          <w:ins w:id="252" w:author="Brian Dean" w:date="2020-02-09T18:09:00Z"/>
        </w:rPr>
      </w:pPr>
      <w:ins w:id="253" w:author="Brian Dean" w:date="2020-02-09T18:09:00Z">
        <w:r>
          <w:t xml:space="preserve">Coding language – </w:t>
        </w:r>
        <w:r w:rsidRPr="00E154E8">
          <w:t>development programming language.</w:t>
        </w:r>
      </w:ins>
    </w:p>
    <w:p w14:paraId="269F4977" w14:textId="77777777" w:rsidR="002F0211" w:rsidRDefault="002F0211" w:rsidP="002F0211">
      <w:pPr>
        <w:rPr>
          <w:ins w:id="254" w:author="Brian Dean" w:date="2020-02-09T18:09:00Z"/>
        </w:rPr>
      </w:pPr>
    </w:p>
    <w:p w14:paraId="47D2339F" w14:textId="77777777" w:rsidR="002F0211" w:rsidRDefault="002F0211" w:rsidP="002F0211">
      <w:pPr>
        <w:rPr>
          <w:ins w:id="255" w:author="Brian Dean" w:date="2020-02-09T18:09:00Z"/>
          <w:b/>
          <w:bCs/>
        </w:rPr>
      </w:pPr>
      <w:ins w:id="256" w:author="Brian Dean" w:date="2020-02-09T18:09:00Z">
        <w:r w:rsidRPr="008B58EB">
          <w:rPr>
            <w:b/>
            <w:bCs/>
          </w:rPr>
          <w:t>Mobile app prototype</w:t>
        </w:r>
        <w:r>
          <w:rPr>
            <w:b/>
            <w:bCs/>
          </w:rPr>
          <w:t>:</w:t>
        </w:r>
      </w:ins>
    </w:p>
    <w:p w14:paraId="661328FC" w14:textId="77777777" w:rsidR="002F0211" w:rsidRDefault="002F0211" w:rsidP="002F0211">
      <w:pPr>
        <w:rPr>
          <w:ins w:id="257" w:author="Brian Dean" w:date="2020-02-09T18:09:00Z"/>
        </w:rPr>
      </w:pPr>
      <w:ins w:id="258" w:author="Brian Dean" w:date="2020-02-09T18:09:00Z">
        <w:r w:rsidRPr="00210EFB">
          <w:t>Mobile App Prototyping Tool</w:t>
        </w:r>
        <w:r>
          <w:t xml:space="preserve"> – Sketch. Sketch i</w:t>
        </w:r>
        <w:r w:rsidRPr="005A5C87">
          <w:t>s a lightweight tool with a simple interface, leaving designers free to focus on the task at hand.</w:t>
        </w:r>
        <w:r>
          <w:t xml:space="preserve"> It </w:t>
        </w:r>
        <w:r w:rsidRPr="00A236C7">
          <w:t>enables the user to transition seamlessly between design screens (artboards), add animations, and create working prototypes with a couple of clicks.</w:t>
        </w:r>
      </w:ins>
    </w:p>
    <w:p w14:paraId="08183DAB" w14:textId="77777777" w:rsidR="002F0211" w:rsidRPr="00210EFB" w:rsidRDefault="002F0211" w:rsidP="002F0211">
      <w:pPr>
        <w:rPr>
          <w:ins w:id="259" w:author="Brian Dean" w:date="2020-02-09T18:09:00Z"/>
        </w:rPr>
      </w:pPr>
      <w:ins w:id="260" w:author="Brian Dean" w:date="2020-02-09T18:09:00Z">
        <w:r w:rsidRPr="003817FE">
          <w:t>$99 for full version</w:t>
        </w:r>
      </w:ins>
    </w:p>
    <w:p w14:paraId="25026EBD" w14:textId="77777777" w:rsidR="002F0211" w:rsidRPr="00F01155" w:rsidRDefault="002F0211" w:rsidP="002F0211">
      <w:pPr>
        <w:rPr>
          <w:ins w:id="261" w:author="Brian Dean" w:date="2020-02-09T18:09:00Z"/>
          <w:b/>
          <w:bCs/>
        </w:rPr>
      </w:pPr>
      <w:ins w:id="262" w:author="Brian Dean" w:date="2020-02-09T18:09:00Z">
        <w:r w:rsidRPr="00F01155">
          <w:rPr>
            <w:b/>
            <w:bCs/>
          </w:rPr>
          <w:t>Android</w:t>
        </w:r>
        <w:r>
          <w:rPr>
            <w:b/>
            <w:bCs/>
          </w:rPr>
          <w:t xml:space="preserve"> app</w:t>
        </w:r>
        <w:r w:rsidRPr="00F01155">
          <w:rPr>
            <w:b/>
            <w:bCs/>
          </w:rPr>
          <w:t>:</w:t>
        </w:r>
      </w:ins>
    </w:p>
    <w:p w14:paraId="695F032D" w14:textId="77777777" w:rsidR="002F0211" w:rsidRDefault="002F0211" w:rsidP="002F0211">
      <w:pPr>
        <w:rPr>
          <w:ins w:id="263" w:author="Brian Dean" w:date="2020-02-09T18:09:00Z"/>
        </w:rPr>
      </w:pPr>
      <w:ins w:id="264" w:author="Brian Dean" w:date="2020-02-09T18:09:00Z">
        <w:r>
          <w:t xml:space="preserve">IDE - </w:t>
        </w:r>
        <w:r w:rsidRPr="006D0CD4">
          <w:t>Android Studio</w:t>
        </w:r>
        <w:r>
          <w:t xml:space="preserve">. </w:t>
        </w:r>
        <w:r w:rsidRPr="00E549ED">
          <w:t>Android Studio is an Android development Software built by Google. Its implementation editor is very useful for Android developers. Android studio provides shortcuts for coding and designing and its layout designer makes it very easy to use, which helps reduce time spent on coding. Android studio also provides drag and drop features to design the layout of your projects.</w:t>
        </w:r>
        <w:r>
          <w:t xml:space="preserve"> It is a free software.</w:t>
        </w:r>
      </w:ins>
    </w:p>
    <w:p w14:paraId="7D09D03A" w14:textId="77777777" w:rsidR="002F0211" w:rsidRDefault="002F0211" w:rsidP="002F0211">
      <w:pPr>
        <w:rPr>
          <w:ins w:id="265" w:author="Brian Dean" w:date="2020-02-09T18:09:00Z"/>
        </w:rPr>
      </w:pPr>
      <w:ins w:id="266" w:author="Brian Dean" w:date="2020-02-09T18:09:00Z">
        <w:r>
          <w:t>Language – Java/Kotlin.</w:t>
        </w:r>
      </w:ins>
    </w:p>
    <w:p w14:paraId="7C863D13" w14:textId="77777777" w:rsidR="002F0211" w:rsidRDefault="002F0211" w:rsidP="002F0211">
      <w:pPr>
        <w:rPr>
          <w:ins w:id="267" w:author="Brian Dean" w:date="2020-02-09T18:09:00Z"/>
        </w:rPr>
      </w:pPr>
      <w:ins w:id="268" w:author="Brian Dean" w:date="2020-02-09T18:09:00Z">
        <w:r>
          <w:lastRenderedPageBreak/>
          <w:t xml:space="preserve">For play market publication need a Google </w:t>
        </w:r>
        <w:r w:rsidRPr="009C67AE">
          <w:rPr>
            <w:rFonts w:cstheme="minorHAnsi"/>
          </w:rPr>
          <w:t xml:space="preserve">Play Developer Account - </w:t>
        </w:r>
        <w:bookmarkStart w:id="269" w:name="_Hlk31359920"/>
        <w:r w:rsidRPr="009C67AE">
          <w:rPr>
            <w:rFonts w:cstheme="minorHAnsi"/>
          </w:rPr>
          <w:t>$</w:t>
        </w:r>
        <w:bookmarkEnd w:id="269"/>
        <w:r w:rsidRPr="009C67AE">
          <w:rPr>
            <w:rFonts w:cstheme="minorHAnsi"/>
          </w:rPr>
          <w:t>25 (</w:t>
        </w:r>
        <w:r w:rsidRPr="009C67AE">
          <w:rPr>
            <w:rFonts w:cstheme="minorHAnsi"/>
            <w:color w:val="222222"/>
            <w:shd w:val="clear" w:color="auto" w:fill="FFFFFF"/>
          </w:rPr>
          <w:t>pay the one-time)</w:t>
        </w:r>
      </w:ins>
    </w:p>
    <w:p w14:paraId="44E1F36B" w14:textId="77777777" w:rsidR="002F0211" w:rsidRDefault="002F0211" w:rsidP="002F0211">
      <w:pPr>
        <w:rPr>
          <w:ins w:id="270" w:author="Brian Dean" w:date="2020-02-09T18:09:00Z"/>
          <w:b/>
          <w:bCs/>
        </w:rPr>
      </w:pPr>
      <w:ins w:id="271" w:author="Brian Dean" w:date="2020-02-09T18:09:00Z">
        <w:r w:rsidRPr="00F03821">
          <w:rPr>
            <w:b/>
            <w:bCs/>
          </w:rPr>
          <w:t>IOS</w:t>
        </w:r>
        <w:r>
          <w:rPr>
            <w:b/>
            <w:bCs/>
          </w:rPr>
          <w:t xml:space="preserve"> app</w:t>
        </w:r>
        <w:r w:rsidRPr="00F03821">
          <w:rPr>
            <w:b/>
            <w:bCs/>
          </w:rPr>
          <w:t>:</w:t>
        </w:r>
      </w:ins>
    </w:p>
    <w:p w14:paraId="2B4430E8" w14:textId="77777777" w:rsidR="002F0211" w:rsidRDefault="002F0211" w:rsidP="002F0211">
      <w:pPr>
        <w:rPr>
          <w:ins w:id="272" w:author="Brian Dean" w:date="2020-02-09T18:09:00Z"/>
        </w:rPr>
      </w:pPr>
      <w:ins w:id="273" w:author="Brian Dean" w:date="2020-02-09T18:09:00Z">
        <w:r w:rsidRPr="00F64545">
          <w:t>IDE</w:t>
        </w:r>
        <w:r>
          <w:t xml:space="preserve"> – </w:t>
        </w:r>
        <w:proofErr w:type="spellStart"/>
        <w:r w:rsidRPr="00F64545">
          <w:t>Xcode</w:t>
        </w:r>
        <w:proofErr w:type="spellEnd"/>
        <w:r>
          <w:t xml:space="preserve">. </w:t>
        </w:r>
        <w:proofErr w:type="spellStart"/>
        <w:r w:rsidRPr="00AD236E">
          <w:t>Xcode</w:t>
        </w:r>
        <w:proofErr w:type="spellEnd"/>
        <w:r w:rsidRPr="00AD236E">
          <w:t xml:space="preserve"> is one of the best IDE for iOS app development that features automatic completions and full syntax highlighting for Swift. It is integrated with the Cocoa Touch frameworks. It has an assistant button which splits the editors into primary work document &amp; the assistant editor.</w:t>
        </w:r>
      </w:ins>
    </w:p>
    <w:p w14:paraId="7214F05F" w14:textId="77777777" w:rsidR="002F0211" w:rsidRDefault="002F0211" w:rsidP="002F0211">
      <w:pPr>
        <w:rPr>
          <w:ins w:id="274" w:author="Brian Dean" w:date="2020-02-09T18:09:00Z"/>
        </w:rPr>
      </w:pPr>
      <w:ins w:id="275" w:author="Brian Dean" w:date="2020-02-09T18:09:00Z">
        <w:r>
          <w:t>Language – Swift.</w:t>
        </w:r>
      </w:ins>
    </w:p>
    <w:p w14:paraId="28566047" w14:textId="77777777" w:rsidR="002F0211" w:rsidRDefault="002F0211" w:rsidP="002F0211">
      <w:pPr>
        <w:rPr>
          <w:ins w:id="276" w:author="Brian Dean" w:date="2020-02-09T18:09:00Z"/>
        </w:rPr>
      </w:pPr>
      <w:ins w:id="277" w:author="Brian Dean" w:date="2020-02-09T18:09:00Z">
        <w:r>
          <w:t xml:space="preserve">For Appstore publication need an Apple Developer Account - </w:t>
        </w:r>
        <w:r w:rsidRPr="006A6B93">
          <w:t>$99</w:t>
        </w:r>
        <w:r>
          <w:t xml:space="preserve"> (</w:t>
        </w:r>
        <w:r w:rsidRPr="006A6B93">
          <w:t>annual fee</w:t>
        </w:r>
        <w:r>
          <w:t>)</w:t>
        </w:r>
      </w:ins>
    </w:p>
    <w:p w14:paraId="14B84FB3" w14:textId="77777777" w:rsidR="002F0211" w:rsidRDefault="002F0211" w:rsidP="002F0211">
      <w:pPr>
        <w:rPr>
          <w:ins w:id="278" w:author="Brian Dean" w:date="2020-02-09T18:09:00Z"/>
        </w:rPr>
      </w:pPr>
    </w:p>
    <w:p w14:paraId="7DD63993" w14:textId="77777777" w:rsidR="002F0211" w:rsidRPr="00587BD7" w:rsidRDefault="002F0211" w:rsidP="002F0211">
      <w:pPr>
        <w:rPr>
          <w:ins w:id="279" w:author="Brian Dean" w:date="2020-02-09T18:09:00Z"/>
        </w:rPr>
      </w:pPr>
      <w:ins w:id="280" w:author="Brian Dean" w:date="2020-02-09T18:09:00Z">
        <w:r>
          <w:t xml:space="preserve">Another important step is to buy </w:t>
        </w:r>
        <w:r>
          <w:rPr>
            <w:b/>
            <w:bCs/>
          </w:rPr>
          <w:t>G</w:t>
        </w:r>
        <w:r w:rsidRPr="00587BD7">
          <w:rPr>
            <w:b/>
            <w:bCs/>
          </w:rPr>
          <w:t>it</w:t>
        </w:r>
        <w:r>
          <w:rPr>
            <w:b/>
            <w:bCs/>
          </w:rPr>
          <w:t>H</w:t>
        </w:r>
        <w:r w:rsidRPr="00587BD7">
          <w:rPr>
            <w:b/>
            <w:bCs/>
          </w:rPr>
          <w:t>ub private account</w:t>
        </w:r>
        <w:r>
          <w:rPr>
            <w:b/>
            <w:bCs/>
          </w:rPr>
          <w:t xml:space="preserve"> </w:t>
        </w:r>
        <w:r>
          <w:t xml:space="preserve">- </w:t>
        </w:r>
        <w:r w:rsidRPr="008F28C3">
          <w:t>$</w:t>
        </w:r>
        <w:r>
          <w:t>9</w:t>
        </w:r>
        <w:r w:rsidRPr="008F28C3">
          <w:t xml:space="preserve"> per month</w:t>
        </w:r>
      </w:ins>
    </w:p>
    <w:p w14:paraId="1E6BBB68" w14:textId="77777777" w:rsidR="002F0211" w:rsidRDefault="002F0211" w:rsidP="002F0211">
      <w:pPr>
        <w:rPr>
          <w:ins w:id="281" w:author="Brian Dean" w:date="2020-02-09T18:09:00Z"/>
        </w:rPr>
      </w:pPr>
    </w:p>
    <w:p w14:paraId="26015A20" w14:textId="77777777" w:rsidR="002F0211" w:rsidRDefault="002F0211" w:rsidP="002F0211">
      <w:pPr>
        <w:rPr>
          <w:ins w:id="282" w:author="Brian Dean" w:date="2020-02-09T18:09:00Z"/>
        </w:rPr>
      </w:pPr>
    </w:p>
    <w:p w14:paraId="1CEB5332" w14:textId="77777777" w:rsidR="002F0211" w:rsidRDefault="002F0211" w:rsidP="002F0211">
      <w:pPr>
        <w:rPr>
          <w:ins w:id="283" w:author="Brian Dean" w:date="2020-02-09T18:09:00Z"/>
          <w:b/>
          <w:bCs/>
          <w:sz w:val="24"/>
        </w:rPr>
      </w:pPr>
      <w:ins w:id="284" w:author="Brian Dean" w:date="2020-02-09T18:09:00Z">
        <w:r w:rsidRPr="00B75DFA">
          <w:rPr>
            <w:b/>
            <w:bCs/>
            <w:sz w:val="24"/>
          </w:rPr>
          <w:t>Backend</w:t>
        </w:r>
        <w:r>
          <w:rPr>
            <w:b/>
            <w:bCs/>
            <w:sz w:val="24"/>
          </w:rPr>
          <w:t>:</w:t>
        </w:r>
      </w:ins>
    </w:p>
    <w:p w14:paraId="0AE36947" w14:textId="77777777" w:rsidR="002F0211" w:rsidRDefault="002F0211" w:rsidP="002F0211">
      <w:pPr>
        <w:rPr>
          <w:ins w:id="285" w:author="Brian Dean" w:date="2020-02-09T18:09:00Z"/>
          <w:b/>
          <w:bCs/>
        </w:rPr>
      </w:pPr>
      <w:ins w:id="286" w:author="Brian Dean" w:date="2020-02-09T18:09:00Z">
        <w:r>
          <w:rPr>
            <w:b/>
            <w:bCs/>
          </w:rPr>
          <w:t>Technologies:</w:t>
        </w:r>
      </w:ins>
    </w:p>
    <w:p w14:paraId="514A808A" w14:textId="77777777" w:rsidR="002F0211" w:rsidRDefault="002F0211" w:rsidP="002F0211">
      <w:pPr>
        <w:pStyle w:val="ListParagraph"/>
        <w:numPr>
          <w:ilvl w:val="0"/>
          <w:numId w:val="17"/>
        </w:numPr>
        <w:jc w:val="left"/>
        <w:rPr>
          <w:ins w:id="287" w:author="Brian Dean" w:date="2020-02-09T18:09:00Z"/>
        </w:rPr>
      </w:pPr>
      <w:ins w:id="288" w:author="Brian Dean" w:date="2020-02-09T18:09:00Z">
        <w:r>
          <w:t>C</w:t>
        </w:r>
        <w:r w:rsidRPr="00D5302D">
          <w:t>oding language</w:t>
        </w:r>
        <w:r>
          <w:t xml:space="preserve"> - </w:t>
        </w:r>
        <w:r w:rsidRPr="00C165D5">
          <w:t>development programming language.</w:t>
        </w:r>
      </w:ins>
    </w:p>
    <w:p w14:paraId="32320D5E" w14:textId="77777777" w:rsidR="002F0211" w:rsidRDefault="002F0211" w:rsidP="002F0211">
      <w:pPr>
        <w:pStyle w:val="ListParagraph"/>
        <w:numPr>
          <w:ilvl w:val="0"/>
          <w:numId w:val="17"/>
        </w:numPr>
        <w:jc w:val="left"/>
        <w:rPr>
          <w:ins w:id="289" w:author="Brian Dean" w:date="2020-02-09T18:09:00Z"/>
        </w:rPr>
      </w:pPr>
      <w:ins w:id="290" w:author="Brian Dean" w:date="2020-02-09T18:09:00Z">
        <w:r>
          <w:t>A</w:t>
        </w:r>
        <w:r w:rsidRPr="001A2856">
          <w:t xml:space="preserve"> databas</w:t>
        </w:r>
        <w:r>
          <w:t xml:space="preserve">e - </w:t>
        </w:r>
        <w:r w:rsidRPr="000C2213">
          <w:t xml:space="preserve">is an organized collection of data, generally stored and accessed electronically from a computer system. Where databases are more complex they are often developed using formal design and </w:t>
        </w:r>
        <w:proofErr w:type="spellStart"/>
        <w:r w:rsidRPr="000C2213">
          <w:t>modeling</w:t>
        </w:r>
        <w:proofErr w:type="spellEnd"/>
        <w:r w:rsidRPr="000C2213">
          <w:t xml:space="preserve"> techniques.</w:t>
        </w:r>
      </w:ins>
    </w:p>
    <w:p w14:paraId="4537A3D1" w14:textId="77777777" w:rsidR="002F0211" w:rsidRPr="00DE6DD9" w:rsidRDefault="002F0211" w:rsidP="002F0211">
      <w:pPr>
        <w:pStyle w:val="ListParagraph"/>
        <w:numPr>
          <w:ilvl w:val="0"/>
          <w:numId w:val="17"/>
        </w:numPr>
        <w:jc w:val="left"/>
        <w:rPr>
          <w:ins w:id="291" w:author="Brian Dean" w:date="2020-02-09T18:09:00Z"/>
        </w:rPr>
      </w:pPr>
      <w:ins w:id="292" w:author="Brian Dean" w:date="2020-02-09T18:09:00Z">
        <w:r>
          <w:t>F</w:t>
        </w:r>
        <w:r w:rsidRPr="00D5302D">
          <w:t>ramework</w:t>
        </w:r>
        <w:r>
          <w:t xml:space="preserve">s – </w:t>
        </w:r>
        <w:r w:rsidRPr="0078086B">
          <w:rPr>
            <w:color w:val="000000"/>
            <w:shd w:val="clear" w:color="auto" w:fill="FFFFFF"/>
            <w:rPrChange w:id="293" w:author="Brian Dean" w:date="2020-02-10T08:06:00Z">
              <w:rPr>
                <w:rFonts w:ascii="Arial" w:hAnsi="Arial" w:cs="Arial"/>
                <w:color w:val="000000"/>
                <w:sz w:val="20"/>
                <w:szCs w:val="20"/>
                <w:shd w:val="clear" w:color="auto" w:fill="FFFFFF"/>
              </w:rPr>
            </w:rPrChange>
          </w:rPr>
          <w:t>is a software library that provides a fundamental structure to support the development of applications for a specific environment.</w:t>
        </w:r>
      </w:ins>
    </w:p>
    <w:p w14:paraId="02946C82" w14:textId="77777777" w:rsidR="002F0211" w:rsidRDefault="002F0211" w:rsidP="002F0211">
      <w:pPr>
        <w:pStyle w:val="ListParagraph"/>
        <w:numPr>
          <w:ilvl w:val="0"/>
          <w:numId w:val="17"/>
        </w:numPr>
        <w:jc w:val="left"/>
        <w:rPr>
          <w:ins w:id="294" w:author="Brian Dean" w:date="2020-02-09T18:09:00Z"/>
        </w:rPr>
      </w:pPr>
      <w:ins w:id="295" w:author="Brian Dean" w:date="2020-02-09T18:09:00Z">
        <w:r w:rsidRPr="0078086B">
          <w:rPr>
            <w:color w:val="000000"/>
            <w:shd w:val="clear" w:color="auto" w:fill="FFFFFF"/>
            <w:rPrChange w:id="296" w:author="Brian Dean" w:date="2020-02-10T08:06:00Z">
              <w:rPr>
                <w:rFonts w:ascii="Arial" w:hAnsi="Arial" w:cs="Arial"/>
                <w:color w:val="000000"/>
                <w:sz w:val="20"/>
                <w:szCs w:val="20"/>
                <w:shd w:val="clear" w:color="auto" w:fill="FFFFFF"/>
              </w:rPr>
            </w:rPrChange>
          </w:rPr>
          <w:t>Cloud hosting - is the process of outsourcing an organization's computing and storage resources to a service provider that offers its infrastructure services in a utility model.</w:t>
        </w:r>
      </w:ins>
    </w:p>
    <w:p w14:paraId="13137A11" w14:textId="77777777" w:rsidR="002F0211" w:rsidRPr="00022C34" w:rsidRDefault="002F0211" w:rsidP="002F0211">
      <w:pPr>
        <w:rPr>
          <w:ins w:id="297" w:author="Brian Dean" w:date="2020-02-09T18:09:00Z"/>
          <w:b/>
          <w:bCs/>
        </w:rPr>
      </w:pPr>
      <w:ins w:id="298" w:author="Brian Dean" w:date="2020-02-09T18:09:00Z">
        <w:r w:rsidRPr="00022C34">
          <w:rPr>
            <w:b/>
            <w:bCs/>
          </w:rPr>
          <w:t>Coding language:</w:t>
        </w:r>
      </w:ins>
    </w:p>
    <w:p w14:paraId="6D3E928D" w14:textId="77777777" w:rsidR="002F0211" w:rsidRDefault="002F0211" w:rsidP="002F0211">
      <w:pPr>
        <w:rPr>
          <w:ins w:id="299" w:author="Brian Dean" w:date="2020-02-09T18:09:00Z"/>
        </w:rPr>
      </w:pPr>
      <w:ins w:id="300" w:author="Brian Dean" w:date="2020-02-09T18:09:00Z">
        <w:r>
          <w:t xml:space="preserve">Python - </w:t>
        </w:r>
        <w:r w:rsidRPr="009913B6">
          <w:t>is an interpreted, high-level, general-purpose programming language.</w:t>
        </w:r>
        <w:r>
          <w:t xml:space="preserve"> The main language of AI and ML. </w:t>
        </w:r>
        <w:r w:rsidRPr="00435919">
          <w:t>With its strong process integration features, unit testing framework and enhanced control capabilities contribute towards the increased speed for most applications and productivity of applications. It is a great option for building scalable multi-protocol network applications.</w:t>
        </w:r>
      </w:ins>
    </w:p>
    <w:p w14:paraId="14891ACB" w14:textId="77777777" w:rsidR="002F0211" w:rsidRDefault="002F0211" w:rsidP="002F0211">
      <w:pPr>
        <w:rPr>
          <w:ins w:id="301" w:author="Brian Dean" w:date="2020-02-09T18:09:00Z"/>
          <w:b/>
          <w:bCs/>
        </w:rPr>
      </w:pPr>
      <w:ins w:id="302" w:author="Brian Dean" w:date="2020-02-09T18:09:00Z">
        <w:r w:rsidRPr="00E83490">
          <w:rPr>
            <w:b/>
            <w:bCs/>
          </w:rPr>
          <w:t>Database:</w:t>
        </w:r>
      </w:ins>
    </w:p>
    <w:p w14:paraId="6AD5A30D" w14:textId="77777777" w:rsidR="002F0211" w:rsidRDefault="002F0211" w:rsidP="002F0211">
      <w:pPr>
        <w:rPr>
          <w:ins w:id="303" w:author="Brian Dean" w:date="2020-02-09T18:09:00Z"/>
        </w:rPr>
      </w:pPr>
      <w:ins w:id="304" w:author="Brian Dean" w:date="2020-02-09T18:09:00Z">
        <w:r>
          <w:t xml:space="preserve">Apache CouchDB - </w:t>
        </w:r>
        <w:r w:rsidRPr="00721765">
          <w:t>is an open source NoSQL document database that collects and stores data in JSON-based document formats. Unlike relational databases, CouchDB uses a schema-free data model, which simplifies record management across various computing devices, mobile phones, and web browsers.</w:t>
        </w:r>
      </w:ins>
    </w:p>
    <w:p w14:paraId="20DD2A9A" w14:textId="77777777" w:rsidR="002F0211" w:rsidRDefault="002F0211" w:rsidP="002F0211">
      <w:pPr>
        <w:rPr>
          <w:ins w:id="305" w:author="Brian Dean" w:date="2020-02-09T18:09:00Z"/>
          <w:b/>
          <w:bCs/>
        </w:rPr>
      </w:pPr>
      <w:ins w:id="306" w:author="Brian Dean" w:date="2020-02-09T18:09:00Z">
        <w:r w:rsidRPr="00B34092">
          <w:rPr>
            <w:b/>
            <w:bCs/>
          </w:rPr>
          <w:t>Framework:</w:t>
        </w:r>
      </w:ins>
    </w:p>
    <w:p w14:paraId="5FB8199B" w14:textId="77777777" w:rsidR="002F0211" w:rsidRDefault="002F0211" w:rsidP="002F0211">
      <w:pPr>
        <w:rPr>
          <w:ins w:id="307" w:author="Brian Dean" w:date="2020-02-09T18:09:00Z"/>
        </w:rPr>
      </w:pPr>
      <w:ins w:id="308" w:author="Brian Dean" w:date="2020-02-09T18:09:00Z">
        <w:r>
          <w:t>Django -</w:t>
        </w:r>
        <w:r w:rsidRPr="000350AB">
          <w:t xml:space="preserve"> is a powerful and flexible toolkit for building</w:t>
        </w:r>
        <w:r>
          <w:t xml:space="preserve"> Mobile App</w:t>
        </w:r>
        <w:r w:rsidRPr="00A846D1">
          <w:t xml:space="preserve">. </w:t>
        </w:r>
      </w:ins>
    </w:p>
    <w:p w14:paraId="34BB29F9" w14:textId="77777777" w:rsidR="002F0211" w:rsidRPr="00B13C51" w:rsidRDefault="002F0211" w:rsidP="002F0211">
      <w:pPr>
        <w:rPr>
          <w:ins w:id="309" w:author="Brian Dean" w:date="2020-02-09T18:09:00Z"/>
        </w:rPr>
      </w:pPr>
      <w:ins w:id="310" w:author="Brian Dean" w:date="2020-02-09T18:09:00Z">
        <w:r>
          <w:t xml:space="preserve">TensorFlow - </w:t>
        </w:r>
        <w:r w:rsidRPr="00B70CFF">
          <w:t>is a free and open-source software library for dataflow and differentiable programming across a range of tasks. It is a symbolic math library</w:t>
        </w:r>
      </w:ins>
      <w:del w:id="311" w:author="Brian Dean" w:date="2020-02-10T08:06:00Z">
        <w:r w:rsidRPr="00B70CFF">
          <w:delText>,</w:delText>
        </w:r>
      </w:del>
      <w:r w:rsidRPr="00B70CFF">
        <w:t xml:space="preserve"> </w:t>
      </w:r>
      <w:ins w:id="312" w:author="Brian Dean" w:date="2020-02-09T18:09:00Z">
        <w:r w:rsidRPr="00B70CFF">
          <w:t>and is also used for machine learning applications such as neural networks. It is used for both research and production at Google.</w:t>
        </w:r>
        <w:r w:rsidRPr="00B70CFF">
          <w:rPr>
            <w:rFonts w:ascii="Arial" w:hAnsi="Arial" w:cs="Arial"/>
          </w:rPr>
          <w:t>‍</w:t>
        </w:r>
      </w:ins>
    </w:p>
    <w:p w14:paraId="0B46070F" w14:textId="77777777" w:rsidR="002F0211" w:rsidRDefault="002F0211" w:rsidP="002F0211">
      <w:pPr>
        <w:rPr>
          <w:ins w:id="313" w:author="Brian Dean" w:date="2020-02-09T18:09:00Z"/>
          <w:b/>
          <w:bCs/>
        </w:rPr>
      </w:pPr>
      <w:ins w:id="314" w:author="Brian Dean" w:date="2020-02-09T18:09:00Z">
        <w:r>
          <w:rPr>
            <w:b/>
            <w:bCs/>
          </w:rPr>
          <w:t>Cloud hosting:</w:t>
        </w:r>
      </w:ins>
    </w:p>
    <w:p w14:paraId="18897683" w14:textId="77777777" w:rsidR="002F0211" w:rsidRPr="00737057" w:rsidRDefault="002F0211" w:rsidP="002F0211">
      <w:pPr>
        <w:rPr>
          <w:ins w:id="315" w:author="Brian Dean" w:date="2020-02-09T18:09:00Z"/>
        </w:rPr>
      </w:pPr>
      <w:ins w:id="316" w:author="Brian Dean" w:date="2020-02-09T18:09:00Z">
        <w:r w:rsidRPr="00737057">
          <w:t>Google Clou</w:t>
        </w:r>
        <w:r>
          <w:t>d - i</w:t>
        </w:r>
        <w:r w:rsidRPr="00737057">
          <w:t>s a provider of computing resources for deploying and operating applications on the web. Its specialty is providing a place for individuals and enterprises to build and run software, and it uses the web to connect to the users of that software.</w:t>
        </w:r>
      </w:ins>
    </w:p>
    <w:p w14:paraId="6C942B92" w14:textId="77777777" w:rsidR="002F0211" w:rsidRDefault="002F0211" w:rsidP="002F0211">
      <w:pPr>
        <w:rPr>
          <w:ins w:id="317" w:author="Brian Dean" w:date="2020-02-09T18:09:00Z"/>
        </w:rPr>
      </w:pPr>
    </w:p>
    <w:p w14:paraId="0B5871C9" w14:textId="77777777" w:rsidR="002F0211" w:rsidRDefault="002F0211" w:rsidP="002F0211">
      <w:pPr>
        <w:rPr>
          <w:ins w:id="318" w:author="Brian Dean" w:date="2020-02-09T18:09:00Z"/>
        </w:rPr>
      </w:pPr>
    </w:p>
    <w:p w14:paraId="5B11D54E" w14:textId="77777777" w:rsidR="002F0211" w:rsidRDefault="002F0211" w:rsidP="002F0211">
      <w:pPr>
        <w:rPr>
          <w:ins w:id="319" w:author="Brian Dean" w:date="2020-02-09T18:09:00Z"/>
        </w:rPr>
      </w:pPr>
    </w:p>
    <w:p w14:paraId="5630EE65" w14:textId="77777777" w:rsidR="002F0211" w:rsidRDefault="002F0211" w:rsidP="002F0211">
      <w:pPr>
        <w:rPr>
          <w:ins w:id="320" w:author="Brian Dean" w:date="2020-02-09T18:09:00Z"/>
        </w:rPr>
      </w:pPr>
    </w:p>
    <w:p w14:paraId="2E368976" w14:textId="77777777" w:rsidR="002F0211" w:rsidRDefault="002F0211" w:rsidP="002F0211">
      <w:pPr>
        <w:rPr>
          <w:ins w:id="321" w:author="Brian Dean" w:date="2020-02-09T18:09:00Z"/>
        </w:rPr>
      </w:pPr>
    </w:p>
    <w:p w14:paraId="7D443580" w14:textId="77777777" w:rsidR="002F0211" w:rsidRDefault="002F0211" w:rsidP="002F0211">
      <w:pPr>
        <w:rPr>
          <w:ins w:id="322" w:author="Brian Dean" w:date="2020-02-09T18:09:00Z"/>
        </w:rPr>
      </w:pPr>
    </w:p>
    <w:p w14:paraId="3CC57433" w14:textId="77777777" w:rsidR="002F0211" w:rsidRDefault="002F0211" w:rsidP="00CE3948">
      <w:pPr>
        <w:jc w:val="left"/>
        <w:rPr>
          <w:ins w:id="323" w:author="Brian Dean" w:date="2020-02-09T18:09:00Z"/>
        </w:rPr>
      </w:pPr>
      <w:ins w:id="324" w:author="Brian Dean" w:date="2020-02-09T18:09:00Z">
        <w:r w:rsidRPr="002F23B0">
          <w:t>Integrated development environment</w:t>
        </w:r>
        <w:r>
          <w:t xml:space="preserve"> [Online]. Available at: </w:t>
        </w:r>
        <w:r w:rsidR="00A97778">
          <w:fldChar w:fldCharType="begin"/>
        </w:r>
        <w:r w:rsidR="00A97778">
          <w:instrText xml:space="preserve"> HYPERLINK "https://en.wikipedia.org/wiki/Integrated_development_environment" </w:instrText>
        </w:r>
        <w:r w:rsidR="00A97778">
          <w:fldChar w:fldCharType="separate"/>
        </w:r>
        <w:r w:rsidRPr="000C0745">
          <w:rPr>
            <w:rStyle w:val="Hyperlink"/>
          </w:rPr>
          <w:t>https://en.wikipedia.org/wiki/Integrated_development_environment</w:t>
        </w:r>
        <w:r w:rsidR="00A97778">
          <w:rPr>
            <w:rStyle w:val="Hyperlink"/>
          </w:rPr>
          <w:fldChar w:fldCharType="end"/>
        </w:r>
      </w:ins>
    </w:p>
    <w:p w14:paraId="7E079660" w14:textId="77777777" w:rsidR="002F0211" w:rsidRDefault="002F0211" w:rsidP="00CE3948">
      <w:pPr>
        <w:jc w:val="left"/>
        <w:rPr>
          <w:ins w:id="325" w:author="Brian Dean" w:date="2020-02-09T18:09:00Z"/>
        </w:rPr>
      </w:pPr>
      <w:ins w:id="326" w:author="Brian Dean" w:date="2020-02-09T18:09:00Z">
        <w:r w:rsidRPr="009030CA">
          <w:t>Dossey</w:t>
        </w:r>
        <w:r>
          <w:t xml:space="preserve"> A. (2019) </w:t>
        </w:r>
        <w:r w:rsidRPr="00C93A3E">
          <w:t>4 Benefits of Mobile App Prototyping</w:t>
        </w:r>
        <w:r>
          <w:t xml:space="preserve"> [Online]. Available at: </w:t>
        </w:r>
        <w:r w:rsidR="00A97778">
          <w:fldChar w:fldCharType="begin"/>
        </w:r>
        <w:r w:rsidR="00A97778">
          <w:instrText xml:space="preserve"> HYPERLINK "https://clearbridgemobile.com/4-benefits-of-mobile-app-prototyping/" </w:instrText>
        </w:r>
        <w:r w:rsidR="00A97778">
          <w:fldChar w:fldCharType="separate"/>
        </w:r>
        <w:r w:rsidRPr="000C0745">
          <w:rPr>
            <w:rStyle w:val="Hyperlink"/>
          </w:rPr>
          <w:t>https://clearbridgemobile.com/4-benefits-of-mobile-app-prototyping/</w:t>
        </w:r>
        <w:r w:rsidR="00A97778">
          <w:rPr>
            <w:rStyle w:val="Hyperlink"/>
          </w:rPr>
          <w:fldChar w:fldCharType="end"/>
        </w:r>
        <w:r>
          <w:t xml:space="preserve">( Accessed: </w:t>
        </w:r>
        <w:r w:rsidRPr="00975196">
          <w:t>8</w:t>
        </w:r>
        <w:r>
          <w:t xml:space="preserve"> November</w:t>
        </w:r>
        <w:r w:rsidRPr="00975196">
          <w:t xml:space="preserve"> 2019</w:t>
        </w:r>
        <w:r>
          <w:t>)</w:t>
        </w:r>
      </w:ins>
    </w:p>
    <w:p w14:paraId="0420D684" w14:textId="77777777" w:rsidR="002F0211" w:rsidRDefault="002F0211" w:rsidP="00CE3948">
      <w:pPr>
        <w:jc w:val="left"/>
        <w:rPr>
          <w:ins w:id="327" w:author="Brian Dean" w:date="2020-02-09T18:09:00Z"/>
        </w:rPr>
      </w:pPr>
      <w:proofErr w:type="spellStart"/>
      <w:ins w:id="328" w:author="Brian Dean" w:date="2020-02-09T18:09:00Z">
        <w:r w:rsidRPr="006A7E65">
          <w:t>K</w:t>
        </w:r>
        <w:r>
          <w:t>hindri</w:t>
        </w:r>
        <w:proofErr w:type="spellEnd"/>
        <w:r>
          <w:t xml:space="preserve"> D. (2019) </w:t>
        </w:r>
        <w:r w:rsidRPr="00706966">
          <w:t>5 Web &amp; Mobile App Prototyping Tools For Great UX Design</w:t>
        </w:r>
        <w:r>
          <w:t xml:space="preserve"> [Online]. Available at:</w:t>
        </w:r>
        <w:r w:rsidRPr="006A7E65">
          <w:t xml:space="preserve"> </w:t>
        </w:r>
        <w:r w:rsidR="00A97778">
          <w:fldChar w:fldCharType="begin"/>
        </w:r>
        <w:r w:rsidR="00A97778">
          <w:instrText xml:space="preserve"> HYPERLINK "https://www.netsolutions.com/insights/5-mobile-app-prototyping-tools-for-great-ux-design/" </w:instrText>
        </w:r>
        <w:r w:rsidR="00A97778">
          <w:fldChar w:fldCharType="separate"/>
        </w:r>
        <w:r>
          <w:rPr>
            <w:rStyle w:val="Hyperlink"/>
          </w:rPr>
          <w:t>https://www.netsolutions.com/insights/5-mobile-app-prototyping-tools-for-great-ux-design/</w:t>
        </w:r>
        <w:r w:rsidR="00A97778">
          <w:rPr>
            <w:rStyle w:val="Hyperlink"/>
          </w:rPr>
          <w:fldChar w:fldCharType="end"/>
        </w:r>
        <w:r>
          <w:t xml:space="preserve"> (Accessed: </w:t>
        </w:r>
        <w:r w:rsidRPr="00615F5A">
          <w:t>10</w:t>
        </w:r>
        <w:r>
          <w:t xml:space="preserve"> December</w:t>
        </w:r>
        <w:r w:rsidRPr="00615F5A">
          <w:t xml:space="preserve"> 2019</w:t>
        </w:r>
        <w:r>
          <w:t>)</w:t>
        </w:r>
      </w:ins>
    </w:p>
    <w:p w14:paraId="7AD24052" w14:textId="77777777" w:rsidR="002F0211" w:rsidRDefault="00A97778" w:rsidP="00CE3948">
      <w:pPr>
        <w:jc w:val="left"/>
        <w:rPr>
          <w:ins w:id="329" w:author="Brian Dean" w:date="2020-02-09T18:09:00Z"/>
        </w:rPr>
      </w:pPr>
      <w:ins w:id="330" w:author="Brian Dean" w:date="2020-02-09T18:09:00Z">
        <w:r>
          <w:fldChar w:fldCharType="begin"/>
        </w:r>
        <w:r>
          <w:instrText xml:space="preserve"> HYPERLINK "https://mopinion.com/author/erin-gilliam/" \o "Posts by Erin Gilliam Haije" </w:instrText>
        </w:r>
        <w:r>
          <w:fldChar w:fldCharType="separate"/>
        </w:r>
        <w:r w:rsidR="002F0211">
          <w:rPr>
            <w:rStyle w:val="Hyperlink"/>
            <w:rFonts w:ascii="Helvetica" w:hAnsi="Helvetica"/>
            <w:color w:val="202021"/>
            <w:sz w:val="21"/>
            <w:szCs w:val="21"/>
            <w:shd w:val="clear" w:color="auto" w:fill="FFFFFF"/>
          </w:rPr>
          <w:t>Haije</w:t>
        </w:r>
        <w:r>
          <w:rPr>
            <w:rStyle w:val="Hyperlink"/>
            <w:rFonts w:ascii="Helvetica" w:hAnsi="Helvetica"/>
            <w:color w:val="202021"/>
            <w:sz w:val="21"/>
            <w:shd w:val="clear" w:color="auto" w:fill="FFFFFF"/>
            <w:rPrChange w:id="331" w:author="Brian Dean" w:date="2020-02-10T08:06:00Z">
              <w:rPr>
                <w:rStyle w:val="Hyperlink"/>
                <w:rFonts w:ascii="Helvetica" w:hAnsi="Helvetica"/>
                <w:color w:val="202021"/>
                <w:sz w:val="21"/>
                <w:u w:val="none"/>
                <w:shd w:val="clear" w:color="auto" w:fill="FFFFFF"/>
              </w:rPr>
            </w:rPrChange>
          </w:rPr>
          <w:fldChar w:fldCharType="end"/>
        </w:r>
        <w:r w:rsidR="002F0211">
          <w:t xml:space="preserve"> E.G (</w:t>
        </w:r>
        <w:r w:rsidR="002F0211" w:rsidRPr="00954630">
          <w:t>2019</w:t>
        </w:r>
        <w:r w:rsidR="002F0211">
          <w:t xml:space="preserve">) </w:t>
        </w:r>
        <w:r w:rsidR="002F0211" w:rsidRPr="00602119">
          <w:t>Top 20 Mobile Development Tools: An Overview</w:t>
        </w:r>
        <w:r w:rsidR="002F0211">
          <w:t xml:space="preserve"> [Online]. Available at: </w:t>
        </w:r>
        <w:r>
          <w:fldChar w:fldCharType="begin"/>
        </w:r>
        <w:r>
          <w:instrText xml:space="preserve"> HYPERLINK "https://mopinion.com/mobile-development-tools-an-overview/" </w:instrText>
        </w:r>
        <w:r>
          <w:fldChar w:fldCharType="separate"/>
        </w:r>
        <w:r w:rsidR="002F0211" w:rsidRPr="000C0745">
          <w:rPr>
            <w:rStyle w:val="Hyperlink"/>
          </w:rPr>
          <w:t>https://mopinion.com/mobile-development-tools-an-overview/</w:t>
        </w:r>
        <w:r>
          <w:rPr>
            <w:rStyle w:val="Hyperlink"/>
          </w:rPr>
          <w:fldChar w:fldCharType="end"/>
        </w:r>
        <w:r w:rsidR="002F0211">
          <w:t xml:space="preserve">( Accessed: </w:t>
        </w:r>
        <w:r w:rsidR="002F0211" w:rsidRPr="004654C5">
          <w:t>08 Jul</w:t>
        </w:r>
        <w:r w:rsidR="002F0211">
          <w:t>y</w:t>
        </w:r>
        <w:r w:rsidR="002F0211" w:rsidRPr="004654C5">
          <w:t xml:space="preserve"> 2019</w:t>
        </w:r>
        <w:r w:rsidR="002F0211">
          <w:t>)</w:t>
        </w:r>
      </w:ins>
    </w:p>
    <w:p w14:paraId="6EFA76BB" w14:textId="77777777" w:rsidR="002F0211" w:rsidRDefault="002F0211" w:rsidP="00CE3948">
      <w:pPr>
        <w:jc w:val="left"/>
        <w:rPr>
          <w:ins w:id="332" w:author="Brian Dean" w:date="2020-02-09T18:09:00Z"/>
        </w:rPr>
      </w:pPr>
      <w:ins w:id="333" w:author="Brian Dean" w:date="2020-02-09T18:09:00Z">
        <w:r w:rsidRPr="00A77A09">
          <w:t>Database</w:t>
        </w:r>
        <w:r>
          <w:t xml:space="preserve"> [Online]. Available at: </w:t>
        </w:r>
        <w:r w:rsidR="00A97778">
          <w:fldChar w:fldCharType="begin"/>
        </w:r>
        <w:r w:rsidR="00A97778">
          <w:instrText xml:space="preserve"> HYPERLINK "https://en.wikipedia.org/wiki/Database" </w:instrText>
        </w:r>
        <w:r w:rsidR="00A97778">
          <w:fldChar w:fldCharType="separate"/>
        </w:r>
        <w:r w:rsidRPr="000C0745">
          <w:rPr>
            <w:rStyle w:val="Hyperlink"/>
          </w:rPr>
          <w:t>https://en.wikipedia.org/wiki/Database</w:t>
        </w:r>
        <w:r w:rsidR="00A97778">
          <w:rPr>
            <w:rStyle w:val="Hyperlink"/>
          </w:rPr>
          <w:fldChar w:fldCharType="end"/>
        </w:r>
      </w:ins>
    </w:p>
    <w:p w14:paraId="19A9E856" w14:textId="77777777" w:rsidR="002F0211" w:rsidRDefault="002F0211" w:rsidP="00CE3948">
      <w:pPr>
        <w:jc w:val="left"/>
        <w:rPr>
          <w:ins w:id="334" w:author="Brian Dean" w:date="2020-02-09T18:09:00Z"/>
        </w:rPr>
      </w:pPr>
      <w:ins w:id="335" w:author="Brian Dean" w:date="2020-02-09T18:09:00Z">
        <w:r w:rsidRPr="00FC2613">
          <w:t>Django REST framework</w:t>
        </w:r>
        <w:r>
          <w:t xml:space="preserve"> [Online]. Available at: </w:t>
        </w:r>
        <w:r w:rsidR="00A97778">
          <w:fldChar w:fldCharType="begin"/>
        </w:r>
        <w:r w:rsidR="00A97778">
          <w:instrText xml:space="preserve"> HYPERLINK "https://www.django-rest-framework.org/" </w:instrText>
        </w:r>
        <w:r w:rsidR="00A97778">
          <w:fldChar w:fldCharType="separate"/>
        </w:r>
        <w:r w:rsidRPr="000C0745">
          <w:rPr>
            <w:rStyle w:val="Hyperlink"/>
          </w:rPr>
          <w:t>https://www.django-rest-framework.org/</w:t>
        </w:r>
        <w:r w:rsidR="00A97778">
          <w:rPr>
            <w:rStyle w:val="Hyperlink"/>
          </w:rPr>
          <w:fldChar w:fldCharType="end"/>
        </w:r>
      </w:ins>
    </w:p>
    <w:p w14:paraId="2642DD39" w14:textId="77777777" w:rsidR="002F0211" w:rsidRDefault="002F0211" w:rsidP="00CE3948">
      <w:pPr>
        <w:jc w:val="left"/>
        <w:rPr>
          <w:ins w:id="336" w:author="Brian Dean" w:date="2020-02-09T18:09:00Z"/>
        </w:rPr>
      </w:pPr>
      <w:ins w:id="337" w:author="Brian Dean" w:date="2020-02-09T18:09:00Z">
        <w:r w:rsidRPr="00536178">
          <w:t>IBM Cloud Education</w:t>
        </w:r>
        <w:r>
          <w:t xml:space="preserve"> (2019) </w:t>
        </w:r>
        <w:r w:rsidRPr="00536178">
          <w:t>Apache CouchDB</w:t>
        </w:r>
        <w:r>
          <w:t xml:space="preserve"> [Online]. Available at: </w:t>
        </w:r>
        <w:r w:rsidR="00A97778">
          <w:fldChar w:fldCharType="begin"/>
        </w:r>
        <w:r w:rsidR="00A97778">
          <w:instrText xml:space="preserve"> HYPERLINK "https://www.ibm.com/cloud/learn/couchdb" </w:instrText>
        </w:r>
        <w:r w:rsidR="00A97778">
          <w:fldChar w:fldCharType="separate"/>
        </w:r>
        <w:r w:rsidRPr="000C0745">
          <w:rPr>
            <w:rStyle w:val="Hyperlink"/>
          </w:rPr>
          <w:t>https://www.ibm.com/cloud/learn/couchdb</w:t>
        </w:r>
        <w:r w:rsidR="00A97778">
          <w:rPr>
            <w:rStyle w:val="Hyperlink"/>
          </w:rPr>
          <w:fldChar w:fldCharType="end"/>
        </w:r>
        <w:r>
          <w:t xml:space="preserve">( Accessed: </w:t>
        </w:r>
        <w:r w:rsidRPr="00C2464D">
          <w:t>6 August 2019</w:t>
        </w:r>
        <w:r>
          <w:t>)</w:t>
        </w:r>
      </w:ins>
    </w:p>
    <w:p w14:paraId="6E2D8D1A" w14:textId="77777777" w:rsidR="002F0211" w:rsidRDefault="002F0211" w:rsidP="00CE3948">
      <w:pPr>
        <w:jc w:val="left"/>
        <w:rPr>
          <w:ins w:id="338" w:author="Brian Dean" w:date="2020-02-09T18:09:00Z"/>
        </w:rPr>
      </w:pPr>
      <w:ins w:id="339" w:author="Brian Dean" w:date="2020-02-09T18:09:00Z">
        <w:r w:rsidRPr="0096415E">
          <w:t>TensorFlow</w:t>
        </w:r>
        <w:r>
          <w:t xml:space="preserve"> [Online]. Available at: </w:t>
        </w:r>
        <w:r w:rsidR="00A97778">
          <w:fldChar w:fldCharType="begin"/>
        </w:r>
        <w:r w:rsidR="00A97778">
          <w:instrText xml:space="preserve"> HYPERLINK "https://en.wikipedia.org/wiki/TensorFlow" </w:instrText>
        </w:r>
        <w:r w:rsidR="00A97778">
          <w:fldChar w:fldCharType="separate"/>
        </w:r>
        <w:r w:rsidRPr="000C0745">
          <w:rPr>
            <w:rStyle w:val="Hyperlink"/>
          </w:rPr>
          <w:t>https://en.wikipedia.org/wiki/TensorFlow</w:t>
        </w:r>
        <w:r w:rsidR="00A97778">
          <w:rPr>
            <w:rStyle w:val="Hyperlink"/>
          </w:rPr>
          <w:fldChar w:fldCharType="end"/>
        </w:r>
      </w:ins>
    </w:p>
    <w:p w14:paraId="648AFD87" w14:textId="77777777" w:rsidR="002F0211" w:rsidRDefault="002F0211" w:rsidP="00CE3948">
      <w:pPr>
        <w:jc w:val="left"/>
        <w:rPr>
          <w:ins w:id="340" w:author="Brian Dean" w:date="2020-02-09T18:09:00Z"/>
        </w:rPr>
      </w:pPr>
      <w:ins w:id="341" w:author="Brian Dean" w:date="2020-02-09T18:09:00Z">
        <w:r w:rsidRPr="008B1D2D">
          <w:t>Python (programming language)</w:t>
        </w:r>
        <w:r>
          <w:t xml:space="preserve"> [Online]. Available at: </w:t>
        </w:r>
        <w:r w:rsidR="00A97778">
          <w:fldChar w:fldCharType="begin"/>
        </w:r>
        <w:r w:rsidR="00A97778">
          <w:instrText xml:space="preserve"> HYPERLINK "https://en.wikipedia.org/wiki/Python_(programming_language)" </w:instrText>
        </w:r>
        <w:r w:rsidR="00A97778">
          <w:fldChar w:fldCharType="separate"/>
        </w:r>
        <w:r w:rsidRPr="000C0745">
          <w:rPr>
            <w:rStyle w:val="Hyperlink"/>
          </w:rPr>
          <w:t>https://en.wikipedia.org/wiki/Python_(programming_language)</w:t>
        </w:r>
        <w:r w:rsidR="00A97778">
          <w:rPr>
            <w:rStyle w:val="Hyperlink"/>
          </w:rPr>
          <w:fldChar w:fldCharType="end"/>
        </w:r>
      </w:ins>
    </w:p>
    <w:p w14:paraId="432D1137" w14:textId="77777777" w:rsidR="002F0211" w:rsidRDefault="002F0211" w:rsidP="00CE3948">
      <w:pPr>
        <w:jc w:val="left"/>
        <w:rPr>
          <w:ins w:id="342" w:author="Brian Dean" w:date="2020-02-09T18:09:00Z"/>
        </w:rPr>
      </w:pPr>
      <w:ins w:id="343" w:author="Brian Dean" w:date="2020-02-09T18:09:00Z">
        <w:r>
          <w:t xml:space="preserve"> </w:t>
        </w:r>
        <w:r w:rsidRPr="00201C10">
          <w:t>Application Framework</w:t>
        </w:r>
        <w:r>
          <w:t xml:space="preserve">[Online] Available at: </w:t>
        </w:r>
        <w:r w:rsidR="00A97778">
          <w:fldChar w:fldCharType="begin"/>
        </w:r>
        <w:r w:rsidR="00A97778">
          <w:instrText xml:space="preserve"> HYPERLINK "https://www.techopedia.com/definition/6005/application-framework" </w:instrText>
        </w:r>
        <w:r w:rsidR="00A97778">
          <w:fldChar w:fldCharType="separate"/>
        </w:r>
        <w:r w:rsidRPr="000C0745">
          <w:rPr>
            <w:rStyle w:val="Hyperlink"/>
          </w:rPr>
          <w:t>https://www.techopedia.com/definition/6005/application-framework</w:t>
        </w:r>
        <w:r w:rsidR="00A97778">
          <w:rPr>
            <w:rStyle w:val="Hyperlink"/>
          </w:rPr>
          <w:fldChar w:fldCharType="end"/>
        </w:r>
      </w:ins>
    </w:p>
    <w:p w14:paraId="32FA3769" w14:textId="77777777" w:rsidR="002F0211" w:rsidRDefault="002F0211" w:rsidP="00CE3948">
      <w:pPr>
        <w:jc w:val="left"/>
        <w:rPr>
          <w:ins w:id="344" w:author="Brian Dean" w:date="2020-02-09T18:09:00Z"/>
        </w:rPr>
      </w:pPr>
      <w:ins w:id="345" w:author="Brian Dean" w:date="2020-02-09T18:09:00Z">
        <w:r>
          <w:t xml:space="preserve">Cloud computing [Online] Available </w:t>
        </w:r>
        <w:proofErr w:type="spellStart"/>
        <w:r>
          <w:t>at:</w:t>
        </w:r>
        <w:r w:rsidR="00A97778">
          <w:fldChar w:fldCharType="begin"/>
        </w:r>
        <w:r w:rsidR="00A97778">
          <w:instrText xml:space="preserve"> HYPERLINK "https://en.wikipedia.org/wiki/Cloud_computing" </w:instrText>
        </w:r>
        <w:r w:rsidR="00A97778">
          <w:fldChar w:fldCharType="separate"/>
        </w:r>
        <w:r w:rsidRPr="007C0214">
          <w:rPr>
            <w:rStyle w:val="Hyperlink"/>
          </w:rPr>
          <w:t>https</w:t>
        </w:r>
        <w:proofErr w:type="spellEnd"/>
        <w:r w:rsidRPr="007C0214">
          <w:rPr>
            <w:rStyle w:val="Hyperlink"/>
          </w:rPr>
          <w:t>://en.wikipedia.org/wiki/</w:t>
        </w:r>
        <w:proofErr w:type="spellStart"/>
        <w:r w:rsidRPr="007C0214">
          <w:rPr>
            <w:rStyle w:val="Hyperlink"/>
          </w:rPr>
          <w:t>Cloud_computing</w:t>
        </w:r>
        <w:proofErr w:type="spellEnd"/>
        <w:r w:rsidR="00A97778">
          <w:rPr>
            <w:rStyle w:val="Hyperlink"/>
          </w:rPr>
          <w:fldChar w:fldCharType="end"/>
        </w:r>
      </w:ins>
    </w:p>
    <w:p w14:paraId="442C751C" w14:textId="77777777" w:rsidR="002F0211" w:rsidRDefault="002F0211" w:rsidP="00CE3948">
      <w:pPr>
        <w:jc w:val="left"/>
        <w:rPr>
          <w:ins w:id="346" w:author="Brian Dean" w:date="2020-02-09T18:09:00Z"/>
        </w:rPr>
      </w:pPr>
      <w:ins w:id="347" w:author="Brian Dean" w:date="2020-02-09T18:09:00Z">
        <w:r>
          <w:t xml:space="preserve">Fulton (2019) </w:t>
        </w:r>
        <w:r w:rsidRPr="00EC610E">
          <w:t>What Google Cloud Platform is and why you’d use it</w:t>
        </w:r>
        <w:r>
          <w:t xml:space="preserve"> [Online] Available at: </w:t>
        </w:r>
        <w:r w:rsidR="00A97778">
          <w:fldChar w:fldCharType="begin"/>
        </w:r>
        <w:r w:rsidR="00A97778">
          <w:instrText xml:space="preserve"> HYPERLINK "https://www.zdnet.com/article/what-google-cloud-platform-is-and-why-youd-use-it/" </w:instrText>
        </w:r>
        <w:r w:rsidR="00A97778">
          <w:fldChar w:fldCharType="separate"/>
        </w:r>
        <w:r w:rsidRPr="007C0214">
          <w:rPr>
            <w:rStyle w:val="Hyperlink"/>
          </w:rPr>
          <w:t>https://www.zdnet.com/article/what-google-cloud-platform-is-and-why-youd-use-it/</w:t>
        </w:r>
        <w:r w:rsidR="00A97778">
          <w:rPr>
            <w:rStyle w:val="Hyperlink"/>
          </w:rPr>
          <w:fldChar w:fldCharType="end"/>
        </w:r>
        <w:r>
          <w:t xml:space="preserve"> (Accessed:  20 </w:t>
        </w:r>
        <w:r w:rsidRPr="00C44732">
          <w:t>May</w:t>
        </w:r>
        <w:r>
          <w:t xml:space="preserve"> </w:t>
        </w:r>
        <w:r w:rsidRPr="00C44732">
          <w:t>2019</w:t>
        </w:r>
        <w:r>
          <w:t>)</w:t>
        </w:r>
      </w:ins>
    </w:p>
    <w:p w14:paraId="78959553" w14:textId="77777777" w:rsidR="002F0211" w:rsidRPr="006B603C" w:rsidRDefault="002F0211" w:rsidP="002F0211">
      <w:pPr>
        <w:rPr>
          <w:ins w:id="348" w:author="Brian Dean" w:date="2020-02-09T18:09:00Z"/>
          <w:lang w:val="ru-RU"/>
        </w:rPr>
      </w:pPr>
    </w:p>
    <w:p w14:paraId="1D8E8F69" w14:textId="77777777" w:rsidR="002F0211" w:rsidRDefault="002F0211" w:rsidP="002F0211">
      <w:pPr>
        <w:rPr>
          <w:ins w:id="349" w:author="Brian Dean" w:date="2020-02-09T18:09:00Z"/>
        </w:rPr>
      </w:pPr>
    </w:p>
    <w:p w14:paraId="7903B28D" w14:textId="77777777" w:rsidR="002F0211" w:rsidRPr="002F0211" w:rsidRDefault="002F0211" w:rsidP="002F0211">
      <w:pPr>
        <w:rPr>
          <w:ins w:id="350" w:author="Brian Dean" w:date="2020-02-09T18:09:00Z"/>
          <w:lang w:eastAsia="en-US"/>
        </w:rPr>
      </w:pPr>
    </w:p>
    <w:p w14:paraId="66D08677" w14:textId="1D4FA8CE" w:rsidR="00E9097A" w:rsidRDefault="00C02087" w:rsidP="00C02087">
      <w:pPr>
        <w:pStyle w:val="Heading5"/>
      </w:pPr>
      <w:r>
        <w:t>Hardware</w:t>
      </w:r>
    </w:p>
    <w:p w14:paraId="47D9EEE1" w14:textId="628406AC" w:rsidR="00FA588B" w:rsidRDefault="00C02087" w:rsidP="00FA588B">
      <w:pPr>
        <w:rPr>
          <w:rFonts w:eastAsiaTheme="majorEastAsia"/>
          <w:lang w:eastAsia="en-US"/>
        </w:rPr>
      </w:pPr>
      <w:proofErr w:type="spellStart"/>
      <w:ins w:id="351" w:author="Brian Dean" w:date="2020-02-06T16:50:00Z">
        <w:r w:rsidRPr="00C52E12">
          <w:rPr>
            <w:lang w:eastAsia="en-US"/>
          </w:rPr>
          <w:t>Huahuacaocao</w:t>
        </w:r>
        <w:proofErr w:type="spellEnd"/>
        <w:r w:rsidRPr="00C52E12">
          <w:rPr>
            <w:lang w:eastAsia="en-US"/>
          </w:rPr>
          <w:t xml:space="preserve"> Flower Care Smart Monitor</w:t>
        </w:r>
        <w:r>
          <w:rPr>
            <w:lang w:eastAsia="en-US"/>
          </w:rPr>
          <w:t xml:space="preserve"> by </w:t>
        </w:r>
        <w:r w:rsidRPr="00A8596B">
          <w:rPr>
            <w:lang w:eastAsia="en-US"/>
          </w:rPr>
          <w:t>Xiaomi</w:t>
        </w:r>
      </w:ins>
      <w:r w:rsidR="00FA588B">
        <w:rPr>
          <w:lang w:eastAsia="en-US"/>
        </w:rPr>
        <w:t xml:space="preserve"> – required sensor. Commercial terms not yet negotiated. </w:t>
      </w:r>
      <w:r w:rsidR="00FA588B">
        <w:rPr>
          <w:rFonts w:eastAsiaTheme="majorEastAsia"/>
          <w:lang w:eastAsia="en-US"/>
        </w:rPr>
        <w:t>No member of the team has used this device.</w:t>
      </w:r>
    </w:p>
    <w:p w14:paraId="7E00E5B3" w14:textId="0378EF7B" w:rsidR="00FA588B" w:rsidRDefault="00FA588B" w:rsidP="00FA588B">
      <w:pPr>
        <w:rPr>
          <w:rFonts w:eastAsiaTheme="majorEastAsia"/>
          <w:lang w:eastAsia="en-US"/>
        </w:rPr>
      </w:pPr>
    </w:p>
    <w:p w14:paraId="16D2DCD7" w14:textId="77777777" w:rsidR="00FA588B" w:rsidRDefault="00FA588B" w:rsidP="00FA588B">
      <w:pPr>
        <w:rPr>
          <w:rFonts w:eastAsiaTheme="majorEastAsia"/>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w:t>
      </w:r>
      <w:r>
        <w:rPr>
          <w:lang w:eastAsia="en-US"/>
        </w:rPr>
        <w:t xml:space="preserve"> – required hub. Commercial terms not yet negotiated. </w:t>
      </w:r>
      <w:r>
        <w:rPr>
          <w:rFonts w:eastAsiaTheme="majorEastAsia"/>
          <w:lang w:eastAsia="en-US"/>
        </w:rPr>
        <w:t>No member of the team has used this device.</w:t>
      </w:r>
    </w:p>
    <w:p w14:paraId="4F5623D9" w14:textId="77777777" w:rsidR="00C02087" w:rsidRDefault="00C02087" w:rsidP="00E9097A">
      <w:pPr>
        <w:rPr>
          <w:rFonts w:eastAsiaTheme="majorEastAsia"/>
          <w:lang w:eastAsia="en-US"/>
        </w:rPr>
      </w:pPr>
    </w:p>
    <w:p w14:paraId="066919E1" w14:textId="4E90724E" w:rsidR="0077310C" w:rsidRDefault="0077310C" w:rsidP="005660E8">
      <w:pPr>
        <w:pStyle w:val="Heading5"/>
        <w:rPr>
          <w:ins w:id="352" w:author="Brian Dean" w:date="2020-02-06T16:50:00Z"/>
        </w:rPr>
      </w:pPr>
      <w:ins w:id="353" w:author="Brian Dean" w:date="2020-02-06T16:50:00Z">
        <w:r>
          <w:t>Hosting</w:t>
        </w:r>
      </w:ins>
    </w:p>
    <w:p w14:paraId="167E05DC" w14:textId="51ECCE40" w:rsidR="0077310C" w:rsidRDefault="0077310C" w:rsidP="00E9097A">
      <w:pPr>
        <w:rPr>
          <w:lang w:eastAsia="en-US"/>
        </w:rPr>
      </w:pPr>
      <w:ins w:id="354" w:author="Brian Dean" w:date="2020-02-06T16:50:00Z">
        <w:r>
          <w:rPr>
            <w:rFonts w:eastAsiaTheme="majorEastAsia"/>
            <w:lang w:eastAsia="en-US"/>
          </w:rPr>
          <w:t>Amazon EC2</w:t>
        </w:r>
        <w:r w:rsidR="005660E8">
          <w:rPr>
            <w:rFonts w:eastAsiaTheme="majorEastAsia"/>
            <w:lang w:eastAsia="en-US"/>
          </w:rPr>
          <w:t xml:space="preserve"> instance for database</w:t>
        </w:r>
      </w:ins>
      <w:r w:rsidR="00C02087">
        <w:rPr>
          <w:rFonts w:eastAsiaTheme="majorEastAsia"/>
          <w:lang w:eastAsia="en-US"/>
        </w:rPr>
        <w:t>.</w:t>
      </w:r>
      <w:r w:rsidR="00FA588B">
        <w:rPr>
          <w:rFonts w:eastAsiaTheme="majorEastAsia"/>
          <w:lang w:eastAsia="en-US"/>
        </w:rPr>
        <w:t xml:space="preserve"> </w:t>
      </w:r>
      <w:r w:rsidR="00FA588B">
        <w:rPr>
          <w:lang w:eastAsia="en-US"/>
        </w:rPr>
        <w:t>Commercial terms not yet negotiated. No member of the team has prior experience with cloud hosting for a commercial product.</w:t>
      </w:r>
    </w:p>
    <w:p w14:paraId="04B15481" w14:textId="220397E1" w:rsidR="00FA588B" w:rsidRDefault="00FA588B" w:rsidP="00E9097A">
      <w:pPr>
        <w:rPr>
          <w:lang w:eastAsia="en-US"/>
        </w:rPr>
      </w:pPr>
    </w:p>
    <w:p w14:paraId="7EE6635C" w14:textId="21CA0FFC" w:rsidR="00FA588B" w:rsidRPr="001E211B" w:rsidRDefault="00FA588B" w:rsidP="00E9097A">
      <w:pPr>
        <w:rPr>
          <w:ins w:id="355" w:author="Brian Dean" w:date="2020-02-06T16:50:00Z"/>
          <w:lang w:eastAsia="en-US"/>
        </w:rPr>
      </w:pPr>
      <w:r>
        <w:rPr>
          <w:lang w:eastAsia="en-US"/>
        </w:rPr>
        <w:t>Amazon S3 storage</w:t>
      </w:r>
      <w:r w:rsidR="001E211B">
        <w:rPr>
          <w:lang w:eastAsia="en-US"/>
        </w:rPr>
        <w:t>.</w:t>
      </w:r>
      <w:r w:rsidR="001E211B" w:rsidRPr="001E211B">
        <w:rPr>
          <w:lang w:eastAsia="en-US"/>
        </w:rPr>
        <w:t xml:space="preserve"> </w:t>
      </w:r>
      <w:r w:rsidR="001E211B">
        <w:rPr>
          <w:lang w:eastAsia="en-US"/>
        </w:rPr>
        <w:t>Commercial terms not yet negotiated. No member of the team has prior experience with cloud hosting for a commercial product.</w:t>
      </w:r>
    </w:p>
    <w:p w14:paraId="1E3FEB56" w14:textId="77777777" w:rsidR="0077310C" w:rsidRDefault="0077310C" w:rsidP="00E9097A">
      <w:pPr>
        <w:rPr>
          <w:ins w:id="356" w:author="Brian Dean" w:date="2020-02-06T16:50:00Z"/>
          <w:rFonts w:eastAsiaTheme="majorEastAsia"/>
          <w:lang w:eastAsia="en-US"/>
        </w:rPr>
      </w:pPr>
    </w:p>
    <w:p w14:paraId="2CB669DB" w14:textId="3A2E4202" w:rsidR="0077310C" w:rsidRDefault="0077310C" w:rsidP="0077310C">
      <w:pPr>
        <w:pStyle w:val="Heading5"/>
        <w:rPr>
          <w:ins w:id="357" w:author="Brian Dean" w:date="2020-02-06T16:50:00Z"/>
        </w:rPr>
      </w:pPr>
      <w:ins w:id="358" w:author="Brian Dean" w:date="2020-02-06T16:50:00Z">
        <w:r>
          <w:t>Software</w:t>
        </w:r>
      </w:ins>
    </w:p>
    <w:p w14:paraId="53DDF1E9" w14:textId="77777777" w:rsidR="00C02087" w:rsidRDefault="00C02087" w:rsidP="00C02087">
      <w:pPr>
        <w:rPr>
          <w:rFonts w:eastAsiaTheme="majorEastAsia"/>
          <w:lang w:eastAsia="en-US"/>
        </w:rPr>
      </w:pPr>
      <w:r>
        <w:rPr>
          <w:rFonts w:eastAsiaTheme="majorEastAsia"/>
          <w:lang w:eastAsia="en-US"/>
        </w:rPr>
        <w:t>Apache</w:t>
      </w:r>
      <w:ins w:id="359" w:author="Brian Dean" w:date="2020-02-06T16:50:00Z">
        <w:r w:rsidR="005660E8">
          <w:rPr>
            <w:rFonts w:eastAsiaTheme="majorEastAsia"/>
            <w:lang w:eastAsia="en-US"/>
          </w:rPr>
          <w:t xml:space="preserve"> </w:t>
        </w:r>
        <w:proofErr w:type="spellStart"/>
        <w:r w:rsidR="0077310C">
          <w:rPr>
            <w:rFonts w:eastAsiaTheme="majorEastAsia"/>
            <w:lang w:eastAsia="en-US"/>
          </w:rPr>
          <w:t>couchdb</w:t>
        </w:r>
        <w:proofErr w:type="spellEnd"/>
        <w:r w:rsidR="0077310C">
          <w:rPr>
            <w:rFonts w:eastAsiaTheme="majorEastAsia"/>
            <w:lang w:eastAsia="en-US"/>
          </w:rPr>
          <w:t xml:space="preserve"> server </w:t>
        </w:r>
      </w:ins>
      <w:r>
        <w:rPr>
          <w:rFonts w:eastAsiaTheme="majorEastAsia"/>
          <w:lang w:eastAsia="en-US"/>
        </w:rPr>
        <w:t>– open source – desirable from research, however no member of the team has direct knowledge.</w:t>
      </w:r>
    </w:p>
    <w:p w14:paraId="2F13DB55" w14:textId="27D22545" w:rsidR="00211451" w:rsidRDefault="00211451" w:rsidP="0077310C">
      <w:pPr>
        <w:rPr>
          <w:rFonts w:eastAsiaTheme="majorEastAsia"/>
          <w:lang w:eastAsia="en-US"/>
        </w:rPr>
      </w:pPr>
    </w:p>
    <w:p w14:paraId="597CFC5C" w14:textId="203F69B8" w:rsidR="00C02087" w:rsidRDefault="00211451" w:rsidP="00C02087">
      <w:pPr>
        <w:rPr>
          <w:rFonts w:eastAsiaTheme="majorEastAsia"/>
          <w:lang w:eastAsia="en-US"/>
        </w:rPr>
      </w:pPr>
      <w:ins w:id="360" w:author="Brian Dean" w:date="2020-02-09T18:09:00Z">
        <w:r>
          <w:t>TensorFlow</w:t>
        </w:r>
      </w:ins>
      <w:r w:rsidR="00C02087">
        <w:t xml:space="preserve"> – Free and open source - recommended,</w:t>
      </w:r>
      <w:r w:rsidR="00C02087" w:rsidRPr="00C02087">
        <w:rPr>
          <w:rFonts w:eastAsiaTheme="majorEastAsia"/>
          <w:lang w:eastAsia="en-US"/>
        </w:rPr>
        <w:t xml:space="preserve"> </w:t>
      </w:r>
      <w:r w:rsidR="00C02087">
        <w:rPr>
          <w:rFonts w:eastAsiaTheme="majorEastAsia"/>
          <w:lang w:eastAsia="en-US"/>
        </w:rPr>
        <w:t>however no member of the team has direct knowledge.</w:t>
      </w:r>
    </w:p>
    <w:p w14:paraId="130ECCFF" w14:textId="39DB15EC" w:rsidR="00211451" w:rsidRDefault="00211451" w:rsidP="0077310C">
      <w:pPr>
        <w:rPr>
          <w:rFonts w:eastAsiaTheme="majorEastAsia"/>
          <w:lang w:eastAsia="en-US"/>
        </w:rPr>
      </w:pPr>
    </w:p>
    <w:p w14:paraId="24E4DCEC" w14:textId="4EBCC1EC" w:rsidR="00211451" w:rsidRDefault="00211451" w:rsidP="0077310C">
      <w:pPr>
        <w:rPr>
          <w:rFonts w:eastAsiaTheme="majorEastAsia"/>
          <w:lang w:eastAsia="en-US"/>
        </w:rPr>
      </w:pPr>
      <w:r>
        <w:rPr>
          <w:rFonts w:eastAsiaTheme="majorEastAsia"/>
          <w:lang w:eastAsia="en-US"/>
        </w:rPr>
        <w:lastRenderedPageBreak/>
        <w:t xml:space="preserve">Docker </w:t>
      </w:r>
      <w:r w:rsidR="00C02087">
        <w:rPr>
          <w:rFonts w:eastAsiaTheme="majorEastAsia"/>
          <w:lang w:eastAsia="en-US"/>
        </w:rPr>
        <w:t xml:space="preserve">– Freemium software </w:t>
      </w:r>
      <w:r>
        <w:rPr>
          <w:rFonts w:eastAsiaTheme="majorEastAsia"/>
          <w:lang w:eastAsia="en-US"/>
        </w:rPr>
        <w:t>– containerisation. Desirable from workplace discussions, however no member of the team has direct knowledge.</w:t>
      </w:r>
    </w:p>
    <w:p w14:paraId="7AF3AC17" w14:textId="711DDCB9" w:rsidR="00211451" w:rsidRDefault="00211451" w:rsidP="0077310C">
      <w:pPr>
        <w:rPr>
          <w:rFonts w:eastAsiaTheme="majorEastAsia"/>
          <w:lang w:eastAsia="en-US"/>
        </w:rPr>
      </w:pPr>
    </w:p>
    <w:p w14:paraId="21A9947A" w14:textId="24F7840B" w:rsidR="00211451" w:rsidRDefault="00211451" w:rsidP="0077310C">
      <w:pPr>
        <w:rPr>
          <w:rFonts w:eastAsiaTheme="majorEastAsia"/>
          <w:lang w:eastAsia="en-US"/>
        </w:rPr>
      </w:pPr>
      <w:r>
        <w:rPr>
          <w:rFonts w:eastAsiaTheme="majorEastAsia"/>
          <w:lang w:eastAsia="en-US"/>
        </w:rPr>
        <w:t xml:space="preserve">Jenkins </w:t>
      </w:r>
      <w:r w:rsidR="00C02087">
        <w:rPr>
          <w:rFonts w:eastAsiaTheme="majorEastAsia"/>
          <w:lang w:eastAsia="en-US"/>
        </w:rPr>
        <w:t>- Free and open source -</w:t>
      </w:r>
      <w:r>
        <w:rPr>
          <w:rFonts w:eastAsiaTheme="majorEastAsia"/>
          <w:lang w:eastAsia="en-US"/>
        </w:rPr>
        <w:t xml:space="preserve"> automation server.</w:t>
      </w:r>
      <w:r w:rsidR="00C02087">
        <w:rPr>
          <w:rFonts w:eastAsiaTheme="majorEastAsia"/>
          <w:lang w:eastAsia="en-US"/>
        </w:rPr>
        <w:t xml:space="preserve"> </w:t>
      </w:r>
      <w:r>
        <w:rPr>
          <w:rFonts w:eastAsiaTheme="majorEastAsia"/>
          <w:lang w:eastAsia="en-US"/>
        </w:rPr>
        <w:t>Desirable from workplace discussions, however no member of the team has direct knowledge.</w:t>
      </w:r>
    </w:p>
    <w:p w14:paraId="46915929" w14:textId="51165874" w:rsidR="00C02087" w:rsidRDefault="00C02087" w:rsidP="0077310C">
      <w:pPr>
        <w:rPr>
          <w:rFonts w:eastAsiaTheme="majorEastAsia"/>
          <w:lang w:eastAsia="en-US"/>
        </w:rPr>
      </w:pPr>
    </w:p>
    <w:p w14:paraId="614C3CD2" w14:textId="6518B2FE" w:rsidR="00C02087" w:rsidRDefault="00C02087" w:rsidP="0077310C">
      <w:pPr>
        <w:rPr>
          <w:rFonts w:eastAsiaTheme="majorEastAsia"/>
          <w:lang w:eastAsia="en-US"/>
        </w:rPr>
      </w:pPr>
      <w:r>
        <w:rPr>
          <w:rFonts w:eastAsiaTheme="majorEastAsia"/>
          <w:lang w:eastAsia="en-US"/>
        </w:rPr>
        <w:t>Address checker API – suitable product yet to be sourced.</w:t>
      </w:r>
    </w:p>
    <w:p w14:paraId="7F97AD82" w14:textId="78E8625D" w:rsidR="00C02087" w:rsidRDefault="00C02087" w:rsidP="0077310C">
      <w:pPr>
        <w:rPr>
          <w:rFonts w:eastAsiaTheme="majorEastAsia"/>
          <w:lang w:eastAsia="en-US"/>
        </w:rPr>
      </w:pPr>
    </w:p>
    <w:p w14:paraId="061279A8" w14:textId="36356696" w:rsidR="00C02087" w:rsidRDefault="00C02087" w:rsidP="0077310C">
      <w:pPr>
        <w:rPr>
          <w:rFonts w:eastAsiaTheme="majorEastAsia"/>
          <w:lang w:eastAsia="en-US"/>
        </w:rPr>
      </w:pPr>
      <w:r>
        <w:rPr>
          <w:rFonts w:eastAsiaTheme="majorEastAsia"/>
          <w:lang w:eastAsia="en-US"/>
        </w:rPr>
        <w:t>Payment Gateway API - suitable product yet to be sourced.</w:t>
      </w:r>
    </w:p>
    <w:p w14:paraId="39AD53DF" w14:textId="49776183" w:rsidR="00C02087" w:rsidRDefault="00C02087" w:rsidP="0077310C">
      <w:pPr>
        <w:rPr>
          <w:rFonts w:eastAsiaTheme="majorEastAsia"/>
          <w:lang w:eastAsia="en-US"/>
        </w:rPr>
      </w:pPr>
    </w:p>
    <w:p w14:paraId="31089253" w14:textId="77777777" w:rsidR="00C02087" w:rsidRDefault="00C02087" w:rsidP="00C02087">
      <w:pPr>
        <w:rPr>
          <w:rFonts w:eastAsiaTheme="majorEastAsia"/>
          <w:lang w:eastAsia="en-US"/>
        </w:rPr>
      </w:pPr>
      <w:r>
        <w:rPr>
          <w:rFonts w:eastAsiaTheme="majorEastAsia"/>
          <w:lang w:eastAsia="en-US"/>
        </w:rPr>
        <w:t>Plant Library API - suitable product yet to be sourced.</w:t>
      </w:r>
    </w:p>
    <w:p w14:paraId="03E4ADB8" w14:textId="30E247B4" w:rsidR="00C02087" w:rsidRPr="0077310C" w:rsidRDefault="00C02087" w:rsidP="0077310C">
      <w:pPr>
        <w:rPr>
          <w:ins w:id="361" w:author="Brian Dean" w:date="2020-02-06T16:50:00Z"/>
          <w:rFonts w:eastAsiaTheme="majorEastAsia"/>
          <w:lang w:eastAsia="en-US"/>
        </w:rPr>
      </w:pPr>
    </w:p>
    <w:p w14:paraId="2BC4B6F8" w14:textId="77777777" w:rsidR="00E9097A" w:rsidRDefault="00E9097A" w:rsidP="00E9097A">
      <w:pPr>
        <w:rPr>
          <w:rFonts w:eastAsiaTheme="majorEastAsia"/>
          <w:lang w:eastAsia="en-US"/>
        </w:rPr>
      </w:pPr>
    </w:p>
    <w:p w14:paraId="22FEAD0E" w14:textId="7CF7EDDB" w:rsidR="00E9097A" w:rsidRDefault="00E9097A" w:rsidP="00E9097A">
      <w:pPr>
        <w:pStyle w:val="Heading3"/>
      </w:pPr>
      <w:bookmarkStart w:id="362" w:name="_Toc32556951"/>
      <w:r>
        <w:t>Testing</w:t>
      </w:r>
      <w:bookmarkEnd w:id="362"/>
    </w:p>
    <w:p w14:paraId="5BFFBF92" w14:textId="7142F813" w:rsidR="00CE3948" w:rsidRDefault="001E24D0" w:rsidP="00CE3948">
      <w:pPr>
        <w:rPr>
          <w:shd w:val="clear" w:color="auto" w:fill="FFFFFF"/>
          <w:lang w:val="en-US"/>
        </w:rPr>
      </w:pPr>
      <w:r>
        <w:rPr>
          <w:noProof/>
        </w:rPr>
        <w:drawing>
          <wp:inline distT="0" distB="0" distL="0" distR="0" wp14:anchorId="3133D7DB" wp14:editId="7F4E15A4">
            <wp:extent cx="5731510" cy="555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5625"/>
                    </a:xfrm>
                    <a:prstGeom prst="rect">
                      <a:avLst/>
                    </a:prstGeom>
                  </pic:spPr>
                </pic:pic>
              </a:graphicData>
            </a:graphic>
          </wp:inline>
        </w:drawing>
      </w:r>
    </w:p>
    <w:p w14:paraId="7D65328E" w14:textId="77777777" w:rsidR="00CE3948" w:rsidRPr="0051379F" w:rsidRDefault="00CE3948" w:rsidP="001E24D0">
      <w:pPr>
        <w:pStyle w:val="Heading4"/>
        <w:rPr>
          <w:shd w:val="clear" w:color="auto" w:fill="FFFFFF"/>
          <w:lang w:val="en-US"/>
        </w:rPr>
      </w:pPr>
      <w:r w:rsidRPr="0051379F">
        <w:rPr>
          <w:shd w:val="clear" w:color="auto" w:fill="FFFFFF"/>
          <w:lang w:val="en-US"/>
        </w:rPr>
        <w:t>Stage 1 – Inhouse Testing</w:t>
      </w:r>
    </w:p>
    <w:p w14:paraId="2E516EB8" w14:textId="77777777" w:rsidR="00CE3948" w:rsidRDefault="00CE3948" w:rsidP="009B0EA5">
      <w:pPr>
        <w:pStyle w:val="ListParagraph"/>
        <w:numPr>
          <w:ilvl w:val="0"/>
          <w:numId w:val="18"/>
        </w:numPr>
        <w:rPr>
          <w:lang w:val="en-US"/>
        </w:rPr>
      </w:pPr>
      <w:r>
        <w:rPr>
          <w:lang w:val="en-US"/>
        </w:rPr>
        <w:t>Front-End testing - ensuring the app is stable on both IOS and Android devices. Several different devices using each operating system such as handphones and tablets would be used. This can initially be performed using emulators.</w:t>
      </w:r>
    </w:p>
    <w:p w14:paraId="05114983" w14:textId="77777777" w:rsidR="00CE3948" w:rsidRDefault="00CE3948" w:rsidP="009B0EA5">
      <w:pPr>
        <w:pStyle w:val="ListParagraph"/>
        <w:numPr>
          <w:ilvl w:val="0"/>
          <w:numId w:val="18"/>
        </w:numPr>
        <w:rPr>
          <w:lang w:val="en-US"/>
        </w:rPr>
      </w:pPr>
      <w:r>
        <w:rPr>
          <w:lang w:val="en-US"/>
        </w:rPr>
        <w:t>Ensuring all features are functionable and communicating with the server and database.</w:t>
      </w:r>
    </w:p>
    <w:p w14:paraId="033DD0B4" w14:textId="77777777" w:rsidR="00CE3948" w:rsidRDefault="00CE3948" w:rsidP="009B0EA5">
      <w:pPr>
        <w:pStyle w:val="ListParagraph"/>
        <w:numPr>
          <w:ilvl w:val="0"/>
          <w:numId w:val="18"/>
        </w:numPr>
        <w:rPr>
          <w:lang w:val="en-US"/>
        </w:rPr>
      </w:pPr>
      <w:r>
        <w:rPr>
          <w:lang w:val="en-US"/>
        </w:rPr>
        <w:t xml:space="preserve"> Ensure advertising banners are functioning correctly</w:t>
      </w:r>
    </w:p>
    <w:p w14:paraId="757C4003" w14:textId="77777777" w:rsidR="00CE3948" w:rsidRDefault="00CE3948" w:rsidP="009B0EA5">
      <w:pPr>
        <w:pStyle w:val="ListParagraph"/>
        <w:numPr>
          <w:ilvl w:val="0"/>
          <w:numId w:val="18"/>
        </w:numPr>
        <w:rPr>
          <w:lang w:val="en-US"/>
        </w:rPr>
      </w:pPr>
      <w:r>
        <w:rPr>
          <w:lang w:val="en-US"/>
        </w:rPr>
        <w:t>Back-End testing ensuring that updates can be pushed to the application on above platforms/devices.</w:t>
      </w:r>
    </w:p>
    <w:p w14:paraId="3AB09CE4" w14:textId="77777777" w:rsidR="00CE3948" w:rsidRDefault="00CE3948" w:rsidP="009B0EA5">
      <w:pPr>
        <w:pStyle w:val="ListParagraph"/>
        <w:numPr>
          <w:ilvl w:val="0"/>
          <w:numId w:val="18"/>
        </w:numPr>
        <w:rPr>
          <w:lang w:val="en-US"/>
        </w:rPr>
      </w:pPr>
      <w:r>
        <w:rPr>
          <w:lang w:val="en-US"/>
        </w:rPr>
        <w:t>Ensure the application is functionable with all screen sizes.</w:t>
      </w:r>
    </w:p>
    <w:p w14:paraId="247FB3AB" w14:textId="77777777" w:rsidR="00CE3948" w:rsidRDefault="00CE3948" w:rsidP="009B0EA5">
      <w:pPr>
        <w:pStyle w:val="ListParagraph"/>
        <w:numPr>
          <w:ilvl w:val="0"/>
          <w:numId w:val="18"/>
        </w:numPr>
        <w:rPr>
          <w:lang w:val="en-US"/>
        </w:rPr>
      </w:pPr>
      <w:r>
        <w:rPr>
          <w:lang w:val="en-US"/>
        </w:rPr>
        <w:t>Ensure application is functionable with both WLAN and mobile networks.</w:t>
      </w:r>
    </w:p>
    <w:p w14:paraId="521C5C9E" w14:textId="77777777" w:rsidR="00CE3948" w:rsidRDefault="00CE3948" w:rsidP="009B0EA5">
      <w:pPr>
        <w:pStyle w:val="ListParagraph"/>
        <w:numPr>
          <w:ilvl w:val="0"/>
          <w:numId w:val="18"/>
        </w:numPr>
        <w:rPr>
          <w:lang w:val="en-US"/>
        </w:rPr>
      </w:pPr>
      <w:r>
        <w:rPr>
          <w:lang w:val="en-US"/>
        </w:rPr>
        <w:t>Testing the sensors in extreme conditions such as putting them in a refrigerator, freezer, oven and submerging in water for different periods and that the sensors are still functionable within predetermined preset levels.</w:t>
      </w:r>
    </w:p>
    <w:p w14:paraId="251A0DC4" w14:textId="77777777" w:rsidR="00CE3948" w:rsidRPr="0051379F" w:rsidRDefault="00CE3948" w:rsidP="001E24D0">
      <w:pPr>
        <w:pStyle w:val="Heading4"/>
        <w:rPr>
          <w:lang w:val="en-US"/>
        </w:rPr>
      </w:pPr>
      <w:r w:rsidRPr="0051379F">
        <w:rPr>
          <w:lang w:val="en-US"/>
        </w:rPr>
        <w:t>Stage 2 – Preparation</w:t>
      </w:r>
    </w:p>
    <w:p w14:paraId="738ECF0C" w14:textId="77777777" w:rsidR="00CE3948" w:rsidRDefault="00CE3948" w:rsidP="00AD51F8">
      <w:pPr>
        <w:pStyle w:val="ListParagraph"/>
        <w:numPr>
          <w:ilvl w:val="0"/>
          <w:numId w:val="19"/>
        </w:numPr>
        <w:rPr>
          <w:lang w:val="en-US"/>
        </w:rPr>
      </w:pPr>
      <w:r>
        <w:rPr>
          <w:lang w:val="en-US"/>
        </w:rPr>
        <w:t>Create end user licenses, warnings, permissions, privacy statement, support pages.</w:t>
      </w:r>
    </w:p>
    <w:p w14:paraId="48A9FE10" w14:textId="77777777" w:rsidR="00CE3948" w:rsidRDefault="00CE3948" w:rsidP="00AD51F8">
      <w:pPr>
        <w:pStyle w:val="ListParagraph"/>
        <w:numPr>
          <w:ilvl w:val="0"/>
          <w:numId w:val="19"/>
        </w:numPr>
        <w:rPr>
          <w:lang w:val="en-US"/>
        </w:rPr>
      </w:pPr>
      <w:r>
        <w:rPr>
          <w:lang w:val="en-US"/>
        </w:rPr>
        <w:t>Upload the application to Google Play and App Store not in public to test user downloading and installation.</w:t>
      </w:r>
    </w:p>
    <w:p w14:paraId="3C848BA5" w14:textId="77777777" w:rsidR="00CE3948" w:rsidRDefault="00CE3948" w:rsidP="00AD51F8">
      <w:pPr>
        <w:pStyle w:val="ListParagraph"/>
        <w:numPr>
          <w:ilvl w:val="0"/>
          <w:numId w:val="19"/>
        </w:numPr>
        <w:rPr>
          <w:lang w:val="en-US"/>
        </w:rPr>
      </w:pPr>
      <w:r>
        <w:rPr>
          <w:lang w:val="en-US"/>
        </w:rPr>
        <w:t>Agree on versioning and pricing structure.</w:t>
      </w:r>
    </w:p>
    <w:p w14:paraId="43EE1EFE" w14:textId="77777777" w:rsidR="00CE3948" w:rsidRPr="0051379F" w:rsidRDefault="00CE3948" w:rsidP="001E24D0">
      <w:pPr>
        <w:pStyle w:val="Heading4"/>
        <w:rPr>
          <w:lang w:val="en-US"/>
        </w:rPr>
      </w:pPr>
      <w:r w:rsidRPr="0051379F">
        <w:rPr>
          <w:lang w:val="en-US"/>
        </w:rPr>
        <w:t>Stage 3 – Usability Testing</w:t>
      </w:r>
    </w:p>
    <w:p w14:paraId="2127DF40" w14:textId="77777777" w:rsidR="00CE3948" w:rsidRDefault="00CE3948" w:rsidP="00AD51F8">
      <w:pPr>
        <w:pStyle w:val="ListParagraph"/>
        <w:numPr>
          <w:ilvl w:val="0"/>
          <w:numId w:val="20"/>
        </w:numPr>
      </w:pPr>
      <w:r w:rsidRPr="00073E62">
        <w:t xml:space="preserve">Our initial testing would be by using the teams family members and supplying them with a working prototype and the application. The reasoning behind this is that using people that are close to us, should there be an issue it would not be discussed in public, possibly causing negative press or social media hype. </w:t>
      </w:r>
    </w:p>
    <w:p w14:paraId="11AC6016" w14:textId="77777777" w:rsidR="00CE3948" w:rsidRPr="00073E62" w:rsidRDefault="00CE3948" w:rsidP="00AD51F8">
      <w:pPr>
        <w:pStyle w:val="ListParagraph"/>
        <w:numPr>
          <w:ilvl w:val="0"/>
          <w:numId w:val="20"/>
        </w:numPr>
      </w:pPr>
      <w:r w:rsidRPr="00073E62">
        <w:t>Family members would range from an older group such as grandparents to a younger audience such as our brothers, sisters and cousins.</w:t>
      </w:r>
    </w:p>
    <w:p w14:paraId="1CEEEA8F" w14:textId="77777777" w:rsidR="00CE3948" w:rsidRPr="00073E62" w:rsidRDefault="00CE3948" w:rsidP="00AD51F8">
      <w:pPr>
        <w:pStyle w:val="ListParagraph"/>
        <w:numPr>
          <w:ilvl w:val="0"/>
          <w:numId w:val="20"/>
        </w:numPr>
      </w:pPr>
      <w:r w:rsidRPr="00073E62">
        <w:t xml:space="preserve">These age ranges also have diverse interests in gardening and using electronics and smart apps, so we would also be able to gauge the interest and usability of the product. </w:t>
      </w:r>
    </w:p>
    <w:p w14:paraId="14A93D21" w14:textId="77777777" w:rsidR="00CE3948" w:rsidRPr="00073E62" w:rsidRDefault="00CE3948" w:rsidP="00AD51F8">
      <w:pPr>
        <w:pStyle w:val="ListParagraph"/>
        <w:numPr>
          <w:ilvl w:val="0"/>
          <w:numId w:val="20"/>
        </w:numPr>
      </w:pPr>
      <w:r w:rsidRPr="00073E62">
        <w:lastRenderedPageBreak/>
        <w:t>We would also test with a few people that do not speak English. The feedback from this would be how simple the app is to use and how informative the icons and navigation.</w:t>
      </w:r>
    </w:p>
    <w:p w14:paraId="3B9AD1E9" w14:textId="77777777" w:rsidR="00CE3948" w:rsidRDefault="00CE3948" w:rsidP="00AD51F8">
      <w:pPr>
        <w:pStyle w:val="ListParagraph"/>
        <w:numPr>
          <w:ilvl w:val="0"/>
          <w:numId w:val="20"/>
        </w:numPr>
      </w:pPr>
      <w:r w:rsidRPr="00073E62">
        <w:t>The compiled feedback from these individual groups would be an excellent indicator of bugs, navigation, and usability.</w:t>
      </w:r>
    </w:p>
    <w:p w14:paraId="3D73B6F4" w14:textId="77777777" w:rsidR="00CE3948" w:rsidRPr="0051379F" w:rsidRDefault="00CE3948" w:rsidP="001E24D0">
      <w:pPr>
        <w:pStyle w:val="Heading4"/>
      </w:pPr>
      <w:r w:rsidRPr="0051379F">
        <w:t>Stage 4 – Initial Real Testing Points</w:t>
      </w:r>
    </w:p>
    <w:p w14:paraId="1B3E8A48" w14:textId="77777777" w:rsidR="00CE3948" w:rsidRDefault="00CE3948" w:rsidP="00CE3948">
      <w:pPr>
        <w:pStyle w:val="ListParagraph"/>
        <w:numPr>
          <w:ilvl w:val="0"/>
          <w:numId w:val="21"/>
        </w:numPr>
        <w:jc w:val="left"/>
      </w:pPr>
      <w:r>
        <w:t>Ease of installation</w:t>
      </w:r>
    </w:p>
    <w:p w14:paraId="494BA540" w14:textId="77777777" w:rsidR="00CE3948" w:rsidRDefault="00CE3948" w:rsidP="00CE3948">
      <w:pPr>
        <w:pStyle w:val="ListParagraph"/>
        <w:numPr>
          <w:ilvl w:val="0"/>
          <w:numId w:val="21"/>
        </w:numPr>
        <w:jc w:val="left"/>
      </w:pPr>
      <w:r>
        <w:t>Data requirements</w:t>
      </w:r>
    </w:p>
    <w:p w14:paraId="760F71D2" w14:textId="77777777" w:rsidR="00CE3948" w:rsidRDefault="00CE3948" w:rsidP="00CE3948">
      <w:pPr>
        <w:pStyle w:val="ListParagraph"/>
        <w:numPr>
          <w:ilvl w:val="0"/>
          <w:numId w:val="21"/>
        </w:numPr>
        <w:jc w:val="left"/>
      </w:pPr>
      <w:r>
        <w:t>Memory</w:t>
      </w:r>
    </w:p>
    <w:p w14:paraId="498E82DE" w14:textId="77777777" w:rsidR="00CE3948" w:rsidRDefault="00CE3948" w:rsidP="00CE3948">
      <w:pPr>
        <w:pStyle w:val="ListParagraph"/>
        <w:numPr>
          <w:ilvl w:val="0"/>
          <w:numId w:val="21"/>
        </w:numPr>
        <w:jc w:val="left"/>
      </w:pPr>
      <w:r>
        <w:t>Application speed</w:t>
      </w:r>
    </w:p>
    <w:p w14:paraId="7B3F68F8" w14:textId="77777777" w:rsidR="00CE3948" w:rsidRDefault="00CE3948" w:rsidP="00CE3948">
      <w:pPr>
        <w:pStyle w:val="ListParagraph"/>
        <w:numPr>
          <w:ilvl w:val="0"/>
          <w:numId w:val="21"/>
        </w:numPr>
        <w:jc w:val="left"/>
      </w:pPr>
      <w:r>
        <w:t>Conflicts with operating systems</w:t>
      </w:r>
    </w:p>
    <w:p w14:paraId="4AAAE8A1" w14:textId="77777777" w:rsidR="00CE3948" w:rsidRDefault="00CE3948" w:rsidP="00CE3948">
      <w:pPr>
        <w:pStyle w:val="ListParagraph"/>
        <w:numPr>
          <w:ilvl w:val="0"/>
          <w:numId w:val="21"/>
        </w:numPr>
        <w:jc w:val="left"/>
      </w:pPr>
      <w:r>
        <w:t>Conflicts with other applications</w:t>
      </w:r>
    </w:p>
    <w:p w14:paraId="19AB501E" w14:textId="77777777" w:rsidR="00CE3948" w:rsidRDefault="00CE3948" w:rsidP="00CE3948">
      <w:pPr>
        <w:pStyle w:val="ListParagraph"/>
        <w:numPr>
          <w:ilvl w:val="0"/>
          <w:numId w:val="21"/>
        </w:numPr>
        <w:jc w:val="left"/>
      </w:pPr>
      <w:r>
        <w:t>Communication issues</w:t>
      </w:r>
    </w:p>
    <w:p w14:paraId="5C2D4A64" w14:textId="77777777" w:rsidR="00CE3948" w:rsidRDefault="00CE3948" w:rsidP="00CE3948">
      <w:pPr>
        <w:pStyle w:val="ListParagraph"/>
        <w:numPr>
          <w:ilvl w:val="0"/>
          <w:numId w:val="21"/>
        </w:numPr>
        <w:jc w:val="left"/>
      </w:pPr>
      <w:r>
        <w:t>Signup and Login</w:t>
      </w:r>
    </w:p>
    <w:p w14:paraId="508BC0B5" w14:textId="77777777" w:rsidR="00CE3948" w:rsidRDefault="00CE3948" w:rsidP="00CE3948">
      <w:pPr>
        <w:pStyle w:val="ListParagraph"/>
        <w:numPr>
          <w:ilvl w:val="0"/>
          <w:numId w:val="21"/>
        </w:numPr>
        <w:jc w:val="left"/>
      </w:pPr>
      <w:r>
        <w:t>Error messages</w:t>
      </w:r>
    </w:p>
    <w:p w14:paraId="1C6CCC8D" w14:textId="77777777" w:rsidR="00CE3948" w:rsidRDefault="00CE3948" w:rsidP="00CE3948">
      <w:pPr>
        <w:pStyle w:val="ListParagraph"/>
        <w:numPr>
          <w:ilvl w:val="0"/>
          <w:numId w:val="21"/>
        </w:numPr>
        <w:jc w:val="left"/>
      </w:pPr>
      <w:r>
        <w:t>Online and Offline usage</w:t>
      </w:r>
    </w:p>
    <w:p w14:paraId="14F00D2D" w14:textId="77777777" w:rsidR="00CE3948" w:rsidRPr="0051379F" w:rsidRDefault="00CE3948" w:rsidP="001E24D0">
      <w:pPr>
        <w:pStyle w:val="Heading4"/>
      </w:pPr>
      <w:r w:rsidRPr="0051379F">
        <w:t>Stage 5 – Quality of Product</w:t>
      </w:r>
    </w:p>
    <w:p w14:paraId="5836238E" w14:textId="77777777" w:rsidR="00CE3948" w:rsidRDefault="00CE3948" w:rsidP="00CE3948">
      <w:pPr>
        <w:pStyle w:val="ListParagraph"/>
        <w:numPr>
          <w:ilvl w:val="0"/>
          <w:numId w:val="22"/>
        </w:numPr>
        <w:jc w:val="left"/>
      </w:pPr>
      <w:r>
        <w:t>Statistics obtained from initial testing.</w:t>
      </w:r>
    </w:p>
    <w:p w14:paraId="2FFEDEDF" w14:textId="77777777" w:rsidR="00CE3948" w:rsidRDefault="00CE3948" w:rsidP="00CE3948">
      <w:pPr>
        <w:pStyle w:val="ListParagraph"/>
        <w:numPr>
          <w:ilvl w:val="0"/>
          <w:numId w:val="22"/>
        </w:numPr>
        <w:jc w:val="left"/>
      </w:pPr>
      <w:r>
        <w:t>Security testing.</w:t>
      </w:r>
    </w:p>
    <w:p w14:paraId="5FB8D425" w14:textId="77777777" w:rsidR="00CE3948" w:rsidRDefault="00CE3948" w:rsidP="00CE3948">
      <w:pPr>
        <w:pStyle w:val="ListParagraph"/>
        <w:numPr>
          <w:ilvl w:val="0"/>
          <w:numId w:val="22"/>
        </w:numPr>
        <w:jc w:val="left"/>
      </w:pPr>
      <w:r>
        <w:t>Data and storage usage at server level.</w:t>
      </w:r>
    </w:p>
    <w:p w14:paraId="50AF860D" w14:textId="77777777" w:rsidR="00CE3948" w:rsidRDefault="00CE3948" w:rsidP="00CE3948">
      <w:pPr>
        <w:pStyle w:val="ListParagraph"/>
        <w:numPr>
          <w:ilvl w:val="0"/>
          <w:numId w:val="22"/>
        </w:numPr>
        <w:jc w:val="left"/>
      </w:pPr>
      <w:r>
        <w:t>Testers personal feedback</w:t>
      </w:r>
    </w:p>
    <w:p w14:paraId="78B68F2A" w14:textId="77777777" w:rsidR="00CE3948" w:rsidRDefault="00CE3948" w:rsidP="00CE3948">
      <w:pPr>
        <w:pStyle w:val="ListParagraph"/>
        <w:numPr>
          <w:ilvl w:val="0"/>
          <w:numId w:val="22"/>
        </w:numPr>
        <w:jc w:val="left"/>
      </w:pPr>
      <w:r>
        <w:t>Code review</w:t>
      </w:r>
    </w:p>
    <w:p w14:paraId="0E9F346C" w14:textId="77777777" w:rsidR="00CE3948" w:rsidRDefault="00CE3948" w:rsidP="00CE3948">
      <w:pPr>
        <w:pStyle w:val="ListParagraph"/>
        <w:numPr>
          <w:ilvl w:val="0"/>
          <w:numId w:val="22"/>
        </w:numPr>
        <w:jc w:val="left"/>
      </w:pPr>
      <w:r>
        <w:t>Product meets acceptance criteria</w:t>
      </w:r>
    </w:p>
    <w:p w14:paraId="0CAAD7F2" w14:textId="77777777" w:rsidR="00CE3948" w:rsidRPr="0051379F" w:rsidRDefault="00CE3948" w:rsidP="001E24D0">
      <w:pPr>
        <w:pStyle w:val="Heading4"/>
      </w:pPr>
      <w:r w:rsidRPr="0051379F">
        <w:t>Stage 6 – Beta Public Testing</w:t>
      </w:r>
    </w:p>
    <w:p w14:paraId="112B280C" w14:textId="77777777" w:rsidR="00CE3948" w:rsidRPr="00073E62" w:rsidRDefault="00CE3948" w:rsidP="00CE3948"/>
    <w:p w14:paraId="4E6CD93A" w14:textId="40D66AD9" w:rsidR="00E9097A" w:rsidRDefault="00E9097A" w:rsidP="00E9097A">
      <w:pPr>
        <w:rPr>
          <w:rFonts w:eastAsiaTheme="majorEastAsia"/>
          <w:lang w:eastAsia="en-US"/>
        </w:rPr>
      </w:pPr>
    </w:p>
    <w:p w14:paraId="7CCDEC6E" w14:textId="02F443DB" w:rsidR="00E9097A" w:rsidRDefault="00E9097A" w:rsidP="00E9097A">
      <w:pPr>
        <w:rPr>
          <w:rFonts w:eastAsiaTheme="majorEastAsia"/>
          <w:lang w:eastAsia="en-US"/>
        </w:rPr>
      </w:pPr>
    </w:p>
    <w:p w14:paraId="64388505" w14:textId="214415D7" w:rsidR="00E9097A" w:rsidRDefault="00E9097A" w:rsidP="00E9097A">
      <w:pPr>
        <w:pStyle w:val="Heading3"/>
      </w:pPr>
      <w:bookmarkStart w:id="363" w:name="_Toc32556952"/>
      <w:r>
        <w:t>Timeframe</w:t>
      </w:r>
      <w:bookmarkEnd w:id="363"/>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AD51F8" w:rsidRPr="009B0EA5" w14:paraId="6BF27F19" w14:textId="77777777" w:rsidTr="00AD51F8">
        <w:trPr>
          <w:tblHeader/>
        </w:trPr>
        <w:tc>
          <w:tcPr>
            <w:tcW w:w="988" w:type="dxa"/>
          </w:tcPr>
          <w:p w14:paraId="357BA46A" w14:textId="77777777" w:rsidR="00285192" w:rsidRPr="009B0EA5" w:rsidRDefault="00285192" w:rsidP="00E76026">
            <w:pPr>
              <w:jc w:val="center"/>
              <w:rPr>
                <w:sz w:val="18"/>
                <w:szCs w:val="18"/>
              </w:rPr>
            </w:pPr>
            <w:r w:rsidRPr="009B0EA5">
              <w:rPr>
                <w:sz w:val="18"/>
                <w:szCs w:val="18"/>
              </w:rPr>
              <w:t>Course Week #</w:t>
            </w:r>
          </w:p>
        </w:tc>
        <w:tc>
          <w:tcPr>
            <w:tcW w:w="1605" w:type="dxa"/>
          </w:tcPr>
          <w:p w14:paraId="635F4AE0" w14:textId="77777777" w:rsidR="00285192" w:rsidRPr="009B0EA5" w:rsidRDefault="00285192" w:rsidP="00E76026">
            <w:pPr>
              <w:jc w:val="center"/>
              <w:rPr>
                <w:sz w:val="18"/>
                <w:szCs w:val="18"/>
              </w:rPr>
            </w:pPr>
            <w:r w:rsidRPr="009B0EA5">
              <w:rPr>
                <w:sz w:val="18"/>
                <w:szCs w:val="18"/>
              </w:rPr>
              <w:t>Brian</w:t>
            </w:r>
          </w:p>
        </w:tc>
        <w:tc>
          <w:tcPr>
            <w:tcW w:w="1606" w:type="dxa"/>
          </w:tcPr>
          <w:p w14:paraId="59C86172" w14:textId="77777777" w:rsidR="00285192" w:rsidRPr="009B0EA5" w:rsidRDefault="00285192" w:rsidP="00E76026">
            <w:pPr>
              <w:jc w:val="center"/>
              <w:rPr>
                <w:sz w:val="18"/>
                <w:szCs w:val="18"/>
              </w:rPr>
            </w:pPr>
            <w:r w:rsidRPr="009B0EA5">
              <w:rPr>
                <w:sz w:val="18"/>
                <w:szCs w:val="18"/>
              </w:rPr>
              <w:t>Shane</w:t>
            </w:r>
          </w:p>
        </w:tc>
        <w:tc>
          <w:tcPr>
            <w:tcW w:w="1605" w:type="dxa"/>
          </w:tcPr>
          <w:p w14:paraId="774F25BB" w14:textId="77777777" w:rsidR="00285192" w:rsidRPr="009B0EA5" w:rsidRDefault="00285192" w:rsidP="00E76026">
            <w:pPr>
              <w:jc w:val="center"/>
              <w:rPr>
                <w:sz w:val="18"/>
                <w:szCs w:val="18"/>
              </w:rPr>
            </w:pPr>
            <w:r w:rsidRPr="009B0EA5">
              <w:rPr>
                <w:sz w:val="18"/>
                <w:szCs w:val="18"/>
              </w:rPr>
              <w:t>Jeremy</w:t>
            </w:r>
          </w:p>
        </w:tc>
        <w:tc>
          <w:tcPr>
            <w:tcW w:w="1606" w:type="dxa"/>
          </w:tcPr>
          <w:p w14:paraId="3267768A" w14:textId="77777777" w:rsidR="00285192" w:rsidRPr="009B0EA5" w:rsidRDefault="00285192" w:rsidP="00E76026">
            <w:pPr>
              <w:jc w:val="center"/>
              <w:rPr>
                <w:sz w:val="18"/>
                <w:szCs w:val="18"/>
              </w:rPr>
            </w:pPr>
            <w:r w:rsidRPr="009B0EA5">
              <w:rPr>
                <w:sz w:val="18"/>
                <w:szCs w:val="18"/>
              </w:rPr>
              <w:t>Daria</w:t>
            </w:r>
          </w:p>
        </w:tc>
        <w:tc>
          <w:tcPr>
            <w:tcW w:w="1606" w:type="dxa"/>
          </w:tcPr>
          <w:p w14:paraId="463B4C7F" w14:textId="77777777" w:rsidR="00285192" w:rsidRPr="009B0EA5" w:rsidRDefault="00285192" w:rsidP="00E76026">
            <w:pPr>
              <w:jc w:val="center"/>
              <w:rPr>
                <w:sz w:val="18"/>
                <w:szCs w:val="18"/>
              </w:rPr>
            </w:pPr>
            <w:r w:rsidRPr="009B0EA5">
              <w:rPr>
                <w:sz w:val="18"/>
                <w:szCs w:val="18"/>
              </w:rPr>
              <w:t>Full Stack Developer</w:t>
            </w:r>
          </w:p>
        </w:tc>
      </w:tr>
      <w:tr w:rsidR="00AD51F8" w:rsidRPr="009B0EA5" w14:paraId="664725C5" w14:textId="77777777" w:rsidTr="00AD51F8">
        <w:tc>
          <w:tcPr>
            <w:tcW w:w="988" w:type="dxa"/>
          </w:tcPr>
          <w:p w14:paraId="73E13C98" w14:textId="6E0FABE9"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7</w:t>
            </w:r>
          </w:p>
        </w:tc>
        <w:tc>
          <w:tcPr>
            <w:tcW w:w="1605" w:type="dxa"/>
          </w:tcPr>
          <w:p w14:paraId="22DE9466"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4FEFC639" w14:textId="77777777" w:rsidR="00285192" w:rsidRPr="009B0EA5" w:rsidRDefault="00285192" w:rsidP="009B0EA5">
            <w:pPr>
              <w:jc w:val="left"/>
              <w:rPr>
                <w:sz w:val="18"/>
                <w:szCs w:val="18"/>
              </w:rPr>
            </w:pPr>
            <w:r w:rsidRPr="009B0EA5">
              <w:rPr>
                <w:sz w:val="18"/>
                <w:szCs w:val="18"/>
              </w:rPr>
              <w:t>General research on project topic</w:t>
            </w:r>
          </w:p>
        </w:tc>
        <w:tc>
          <w:tcPr>
            <w:tcW w:w="1605" w:type="dxa"/>
          </w:tcPr>
          <w:p w14:paraId="3C946940"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24968F59"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3F060DAB"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157964B8" w14:textId="77777777" w:rsidTr="00AD51F8">
        <w:tc>
          <w:tcPr>
            <w:tcW w:w="988" w:type="dxa"/>
          </w:tcPr>
          <w:p w14:paraId="377C6144" w14:textId="3120FE34"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8</w:t>
            </w:r>
          </w:p>
        </w:tc>
        <w:tc>
          <w:tcPr>
            <w:tcW w:w="1605" w:type="dxa"/>
          </w:tcPr>
          <w:p w14:paraId="39AC46B8"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2121D298" w14:textId="77777777" w:rsidR="00285192" w:rsidRPr="009B0EA5" w:rsidRDefault="00285192" w:rsidP="009B0EA5">
            <w:pPr>
              <w:jc w:val="left"/>
              <w:rPr>
                <w:sz w:val="18"/>
                <w:szCs w:val="18"/>
              </w:rPr>
            </w:pPr>
            <w:r w:rsidRPr="009B0EA5">
              <w:rPr>
                <w:sz w:val="18"/>
                <w:szCs w:val="18"/>
              </w:rPr>
              <w:t>Formulation of ideas</w:t>
            </w:r>
          </w:p>
        </w:tc>
        <w:tc>
          <w:tcPr>
            <w:tcW w:w="1605" w:type="dxa"/>
          </w:tcPr>
          <w:p w14:paraId="2998CB37"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65B8C715"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7CBA631E"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67C9EC6A" w14:textId="77777777" w:rsidTr="00AD51F8">
        <w:tc>
          <w:tcPr>
            <w:tcW w:w="988" w:type="dxa"/>
          </w:tcPr>
          <w:p w14:paraId="0DFC6287" w14:textId="2323B2A1"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9</w:t>
            </w:r>
          </w:p>
        </w:tc>
        <w:tc>
          <w:tcPr>
            <w:tcW w:w="1605" w:type="dxa"/>
          </w:tcPr>
          <w:p w14:paraId="265C951C" w14:textId="77777777" w:rsidR="00285192" w:rsidRPr="009B0EA5" w:rsidRDefault="00285192" w:rsidP="009B0EA5">
            <w:pPr>
              <w:jc w:val="left"/>
              <w:rPr>
                <w:sz w:val="18"/>
                <w:szCs w:val="18"/>
              </w:rPr>
            </w:pPr>
            <w:r w:rsidRPr="009B0EA5">
              <w:rPr>
                <w:sz w:val="18"/>
                <w:szCs w:val="18"/>
              </w:rPr>
              <w:t>Investigate database options</w:t>
            </w:r>
          </w:p>
        </w:tc>
        <w:tc>
          <w:tcPr>
            <w:tcW w:w="1606" w:type="dxa"/>
          </w:tcPr>
          <w:p w14:paraId="48D11243" w14:textId="77777777" w:rsidR="00285192" w:rsidRPr="009B0EA5" w:rsidRDefault="00285192" w:rsidP="009B0EA5">
            <w:pPr>
              <w:jc w:val="left"/>
              <w:rPr>
                <w:sz w:val="18"/>
                <w:szCs w:val="18"/>
              </w:rPr>
            </w:pPr>
            <w:r w:rsidRPr="009B0EA5">
              <w:rPr>
                <w:sz w:val="18"/>
                <w:szCs w:val="18"/>
              </w:rPr>
              <w:t>Begin wireframing application</w:t>
            </w:r>
          </w:p>
        </w:tc>
        <w:tc>
          <w:tcPr>
            <w:tcW w:w="1605" w:type="dxa"/>
          </w:tcPr>
          <w:p w14:paraId="17B66BEF" w14:textId="77777777" w:rsidR="00285192" w:rsidRPr="009B0EA5" w:rsidRDefault="00285192" w:rsidP="009B0EA5">
            <w:pPr>
              <w:jc w:val="left"/>
              <w:rPr>
                <w:sz w:val="18"/>
                <w:szCs w:val="18"/>
              </w:rPr>
            </w:pPr>
            <w:r w:rsidRPr="009B0EA5">
              <w:rPr>
                <w:sz w:val="18"/>
                <w:szCs w:val="18"/>
              </w:rPr>
              <w:t>Investigate sensor suitability and availability</w:t>
            </w:r>
          </w:p>
        </w:tc>
        <w:tc>
          <w:tcPr>
            <w:tcW w:w="1606" w:type="dxa"/>
          </w:tcPr>
          <w:p w14:paraId="4C577043" w14:textId="77777777" w:rsidR="00285192" w:rsidRPr="009B0EA5" w:rsidRDefault="00285192" w:rsidP="009B0EA5">
            <w:pPr>
              <w:jc w:val="left"/>
              <w:rPr>
                <w:sz w:val="18"/>
                <w:szCs w:val="18"/>
              </w:rPr>
            </w:pPr>
            <w:r w:rsidRPr="009B0EA5">
              <w:rPr>
                <w:sz w:val="18"/>
                <w:szCs w:val="18"/>
              </w:rPr>
              <w:t>Investigate software development applications</w:t>
            </w:r>
          </w:p>
        </w:tc>
        <w:tc>
          <w:tcPr>
            <w:tcW w:w="1606" w:type="dxa"/>
          </w:tcPr>
          <w:p w14:paraId="517A9C45"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7657B784" w14:textId="77777777" w:rsidTr="00AD51F8">
        <w:tc>
          <w:tcPr>
            <w:tcW w:w="988" w:type="dxa"/>
          </w:tcPr>
          <w:p w14:paraId="487F872F" w14:textId="77777777" w:rsidR="00285192" w:rsidRPr="009B0EA5" w:rsidRDefault="00285192" w:rsidP="00E76026">
            <w:pPr>
              <w:jc w:val="center"/>
              <w:rPr>
                <w:sz w:val="18"/>
                <w:szCs w:val="18"/>
              </w:rPr>
            </w:pPr>
            <w:r w:rsidRPr="009B0EA5">
              <w:rPr>
                <w:sz w:val="18"/>
                <w:szCs w:val="18"/>
              </w:rPr>
              <w:t>Week 10</w:t>
            </w:r>
          </w:p>
        </w:tc>
        <w:tc>
          <w:tcPr>
            <w:tcW w:w="1605" w:type="dxa"/>
          </w:tcPr>
          <w:p w14:paraId="5F71E665"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2FA0A61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5" w:type="dxa"/>
          </w:tcPr>
          <w:p w14:paraId="4111257D"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49D7F16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7C557ADF"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07DA58E7" w14:textId="77777777" w:rsidTr="00AD51F8">
        <w:tc>
          <w:tcPr>
            <w:tcW w:w="988" w:type="dxa"/>
          </w:tcPr>
          <w:p w14:paraId="1E28428F" w14:textId="77777777" w:rsidR="00285192" w:rsidRPr="009B0EA5" w:rsidRDefault="00285192" w:rsidP="00E76026">
            <w:pPr>
              <w:jc w:val="center"/>
              <w:rPr>
                <w:sz w:val="18"/>
                <w:szCs w:val="18"/>
              </w:rPr>
            </w:pPr>
            <w:r w:rsidRPr="009B0EA5">
              <w:rPr>
                <w:sz w:val="18"/>
                <w:szCs w:val="18"/>
              </w:rPr>
              <w:t>Week 11</w:t>
            </w:r>
          </w:p>
        </w:tc>
        <w:tc>
          <w:tcPr>
            <w:tcW w:w="1605" w:type="dxa"/>
          </w:tcPr>
          <w:p w14:paraId="098E2851"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2DAD6007" w14:textId="77777777" w:rsidR="00285192" w:rsidRPr="009B0EA5" w:rsidRDefault="00285192" w:rsidP="009B0EA5">
            <w:pPr>
              <w:jc w:val="left"/>
              <w:rPr>
                <w:sz w:val="18"/>
                <w:szCs w:val="18"/>
              </w:rPr>
            </w:pPr>
            <w:r w:rsidRPr="009B0EA5">
              <w:rPr>
                <w:sz w:val="18"/>
                <w:szCs w:val="18"/>
              </w:rPr>
              <w:t>Brainstorm user story and experience</w:t>
            </w:r>
          </w:p>
        </w:tc>
        <w:tc>
          <w:tcPr>
            <w:tcW w:w="1605" w:type="dxa"/>
          </w:tcPr>
          <w:p w14:paraId="6F49B3A6"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797DCF9A"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6A924127"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5295DA76" w14:textId="77777777" w:rsidTr="00AD51F8">
        <w:tc>
          <w:tcPr>
            <w:tcW w:w="988" w:type="dxa"/>
          </w:tcPr>
          <w:p w14:paraId="5E914053" w14:textId="77777777" w:rsidR="00285192" w:rsidRPr="009B0EA5" w:rsidRDefault="00285192" w:rsidP="00E76026">
            <w:pPr>
              <w:jc w:val="center"/>
              <w:rPr>
                <w:sz w:val="18"/>
                <w:szCs w:val="18"/>
              </w:rPr>
            </w:pPr>
            <w:r w:rsidRPr="009B0EA5">
              <w:rPr>
                <w:sz w:val="18"/>
                <w:szCs w:val="18"/>
              </w:rPr>
              <w:t>Week 12</w:t>
            </w:r>
          </w:p>
        </w:tc>
        <w:tc>
          <w:tcPr>
            <w:tcW w:w="1605" w:type="dxa"/>
          </w:tcPr>
          <w:p w14:paraId="055DA90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529B167" w14:textId="77777777" w:rsidR="00285192" w:rsidRPr="009B0EA5" w:rsidRDefault="00285192" w:rsidP="009B0EA5">
            <w:pPr>
              <w:jc w:val="left"/>
              <w:rPr>
                <w:sz w:val="18"/>
                <w:szCs w:val="18"/>
              </w:rPr>
            </w:pPr>
            <w:r w:rsidRPr="009B0EA5">
              <w:rPr>
                <w:sz w:val="18"/>
                <w:szCs w:val="18"/>
              </w:rPr>
              <w:t>Finalise Project Documentation</w:t>
            </w:r>
          </w:p>
        </w:tc>
        <w:tc>
          <w:tcPr>
            <w:tcW w:w="1605" w:type="dxa"/>
          </w:tcPr>
          <w:p w14:paraId="5B87AA09"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E93119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6B1653B3" w14:textId="77777777" w:rsidR="00285192" w:rsidRPr="009B0EA5" w:rsidRDefault="00285192" w:rsidP="009B0EA5">
            <w:pPr>
              <w:jc w:val="left"/>
              <w:rPr>
                <w:sz w:val="18"/>
                <w:szCs w:val="18"/>
              </w:rPr>
            </w:pPr>
            <w:r w:rsidRPr="009B0EA5">
              <w:rPr>
                <w:sz w:val="18"/>
                <w:szCs w:val="18"/>
              </w:rPr>
              <w:t>Not currently employed</w:t>
            </w:r>
          </w:p>
        </w:tc>
      </w:tr>
      <w:tr w:rsidR="009B0EA5" w:rsidRPr="009B0EA5" w14:paraId="22144202" w14:textId="77777777" w:rsidTr="00AD51F8">
        <w:tc>
          <w:tcPr>
            <w:tcW w:w="988" w:type="dxa"/>
            <w:shd w:val="clear" w:color="auto" w:fill="F5E4FD" w:themeFill="accent5" w:themeFillTint="33"/>
          </w:tcPr>
          <w:p w14:paraId="59EAB203" w14:textId="77777777" w:rsidR="00285192" w:rsidRPr="009B0EA5" w:rsidRDefault="00285192" w:rsidP="00E76026">
            <w:pPr>
              <w:jc w:val="center"/>
              <w:rPr>
                <w:sz w:val="18"/>
                <w:szCs w:val="18"/>
              </w:rPr>
            </w:pPr>
            <w:r w:rsidRPr="009B0EA5">
              <w:rPr>
                <w:sz w:val="18"/>
                <w:szCs w:val="18"/>
              </w:rPr>
              <w:t>Week 13</w:t>
            </w:r>
          </w:p>
        </w:tc>
        <w:tc>
          <w:tcPr>
            <w:tcW w:w="1605" w:type="dxa"/>
            <w:shd w:val="clear" w:color="auto" w:fill="F5E4FD" w:themeFill="accent5" w:themeFillTint="33"/>
          </w:tcPr>
          <w:p w14:paraId="1BBC126E" w14:textId="77777777" w:rsidR="00285192" w:rsidRPr="009B0EA5" w:rsidRDefault="00285192" w:rsidP="009B0EA5">
            <w:pPr>
              <w:jc w:val="left"/>
              <w:rPr>
                <w:sz w:val="18"/>
                <w:szCs w:val="18"/>
              </w:rPr>
            </w:pPr>
            <w:r w:rsidRPr="009B0EA5">
              <w:rPr>
                <w:sz w:val="18"/>
                <w:szCs w:val="18"/>
              </w:rPr>
              <w:t xml:space="preserve">Finalise business process workflow based on </w:t>
            </w:r>
            <w:r w:rsidRPr="009B0EA5">
              <w:rPr>
                <w:sz w:val="18"/>
                <w:szCs w:val="18"/>
              </w:rPr>
              <w:lastRenderedPageBreak/>
              <w:t>brainstorming sessions</w:t>
            </w:r>
          </w:p>
        </w:tc>
        <w:tc>
          <w:tcPr>
            <w:tcW w:w="1606" w:type="dxa"/>
            <w:shd w:val="clear" w:color="auto" w:fill="F5E4FD" w:themeFill="accent5" w:themeFillTint="33"/>
          </w:tcPr>
          <w:p w14:paraId="191BCAAC" w14:textId="77777777" w:rsidR="00285192" w:rsidRPr="009B0EA5" w:rsidRDefault="00285192" w:rsidP="009B0EA5">
            <w:pPr>
              <w:jc w:val="left"/>
              <w:rPr>
                <w:sz w:val="18"/>
                <w:szCs w:val="18"/>
              </w:rPr>
            </w:pPr>
            <w:r w:rsidRPr="009B0EA5">
              <w:rPr>
                <w:sz w:val="18"/>
                <w:szCs w:val="18"/>
              </w:rPr>
              <w:lastRenderedPageBreak/>
              <w:t xml:space="preserve">Finalise business process workflow based on </w:t>
            </w:r>
            <w:r w:rsidRPr="009B0EA5">
              <w:rPr>
                <w:sz w:val="18"/>
                <w:szCs w:val="18"/>
              </w:rPr>
              <w:lastRenderedPageBreak/>
              <w:t>brainstorming sessions</w:t>
            </w:r>
          </w:p>
        </w:tc>
        <w:tc>
          <w:tcPr>
            <w:tcW w:w="1605" w:type="dxa"/>
            <w:shd w:val="clear" w:color="auto" w:fill="F5E4FD" w:themeFill="accent5" w:themeFillTint="33"/>
          </w:tcPr>
          <w:p w14:paraId="5A3AF19D" w14:textId="77777777" w:rsidR="00285192" w:rsidRPr="009B0EA5" w:rsidRDefault="00285192" w:rsidP="009B0EA5">
            <w:pPr>
              <w:jc w:val="left"/>
              <w:rPr>
                <w:sz w:val="18"/>
                <w:szCs w:val="18"/>
              </w:rPr>
            </w:pPr>
            <w:r w:rsidRPr="009B0EA5">
              <w:rPr>
                <w:sz w:val="18"/>
                <w:szCs w:val="18"/>
              </w:rPr>
              <w:lastRenderedPageBreak/>
              <w:t xml:space="preserve">Finalise business process workflow based on </w:t>
            </w:r>
            <w:r w:rsidRPr="009B0EA5">
              <w:rPr>
                <w:sz w:val="18"/>
                <w:szCs w:val="18"/>
              </w:rPr>
              <w:lastRenderedPageBreak/>
              <w:t>brainstorming sessions</w:t>
            </w:r>
          </w:p>
        </w:tc>
        <w:tc>
          <w:tcPr>
            <w:tcW w:w="1606" w:type="dxa"/>
            <w:shd w:val="clear" w:color="auto" w:fill="F5E4FD" w:themeFill="accent5" w:themeFillTint="33"/>
          </w:tcPr>
          <w:p w14:paraId="2253F8AA" w14:textId="77777777" w:rsidR="00285192" w:rsidRPr="009B0EA5" w:rsidRDefault="00285192" w:rsidP="009B0EA5">
            <w:pPr>
              <w:jc w:val="left"/>
              <w:rPr>
                <w:sz w:val="18"/>
                <w:szCs w:val="18"/>
              </w:rPr>
            </w:pPr>
            <w:r w:rsidRPr="009B0EA5">
              <w:rPr>
                <w:sz w:val="18"/>
                <w:szCs w:val="18"/>
              </w:rPr>
              <w:lastRenderedPageBreak/>
              <w:t xml:space="preserve">Finalise business process workflow based on </w:t>
            </w:r>
            <w:r w:rsidRPr="009B0EA5">
              <w:rPr>
                <w:sz w:val="18"/>
                <w:szCs w:val="18"/>
              </w:rPr>
              <w:lastRenderedPageBreak/>
              <w:t>brainstorming sessions</w:t>
            </w:r>
          </w:p>
        </w:tc>
        <w:tc>
          <w:tcPr>
            <w:tcW w:w="1606" w:type="dxa"/>
            <w:shd w:val="clear" w:color="auto" w:fill="F5E4FD" w:themeFill="accent5" w:themeFillTint="33"/>
          </w:tcPr>
          <w:p w14:paraId="0A77696D" w14:textId="77777777" w:rsidR="00285192" w:rsidRPr="009B0EA5" w:rsidRDefault="00285192" w:rsidP="009B0EA5">
            <w:pPr>
              <w:jc w:val="left"/>
              <w:rPr>
                <w:sz w:val="18"/>
                <w:szCs w:val="18"/>
              </w:rPr>
            </w:pPr>
            <w:r w:rsidRPr="009B0EA5">
              <w:rPr>
                <w:sz w:val="18"/>
                <w:szCs w:val="18"/>
              </w:rPr>
              <w:lastRenderedPageBreak/>
              <w:t>Review Application concepts and back end requirements</w:t>
            </w:r>
          </w:p>
        </w:tc>
      </w:tr>
      <w:tr w:rsidR="009B0EA5" w:rsidRPr="009B0EA5" w14:paraId="793A56E0" w14:textId="77777777" w:rsidTr="00AD51F8">
        <w:tc>
          <w:tcPr>
            <w:tcW w:w="988" w:type="dxa"/>
            <w:shd w:val="clear" w:color="auto" w:fill="F5E4FD" w:themeFill="accent5" w:themeFillTint="33"/>
          </w:tcPr>
          <w:p w14:paraId="7E34FE2C" w14:textId="77777777" w:rsidR="00285192" w:rsidRPr="009B0EA5" w:rsidRDefault="00285192" w:rsidP="00E76026">
            <w:pPr>
              <w:jc w:val="center"/>
              <w:rPr>
                <w:sz w:val="18"/>
                <w:szCs w:val="18"/>
              </w:rPr>
            </w:pPr>
            <w:r w:rsidRPr="009B0EA5">
              <w:rPr>
                <w:sz w:val="18"/>
                <w:szCs w:val="18"/>
              </w:rPr>
              <w:t>Week 14</w:t>
            </w:r>
          </w:p>
        </w:tc>
        <w:tc>
          <w:tcPr>
            <w:tcW w:w="1605" w:type="dxa"/>
            <w:shd w:val="clear" w:color="auto" w:fill="F5E4FD" w:themeFill="accent5" w:themeFillTint="33"/>
          </w:tcPr>
          <w:p w14:paraId="5207C7B5" w14:textId="561AF344" w:rsidR="00285192" w:rsidRPr="009B0EA5" w:rsidRDefault="00285192" w:rsidP="009B0EA5">
            <w:pPr>
              <w:jc w:val="left"/>
              <w:rPr>
                <w:sz w:val="18"/>
                <w:szCs w:val="18"/>
              </w:rPr>
            </w:pPr>
            <w:r w:rsidRPr="009B0EA5">
              <w:rPr>
                <w:sz w:val="18"/>
                <w:szCs w:val="18"/>
              </w:rPr>
              <w:t xml:space="preserve">Review plant library database </w:t>
            </w:r>
            <w:r w:rsidR="00FC5C42">
              <w:rPr>
                <w:sz w:val="18"/>
                <w:szCs w:val="18"/>
              </w:rPr>
              <w:t>API</w:t>
            </w:r>
            <w:r w:rsidRPr="009B0EA5">
              <w:rPr>
                <w:sz w:val="18"/>
                <w:szCs w:val="18"/>
              </w:rPr>
              <w:t xml:space="preserve"> and provide recommendation</w:t>
            </w:r>
          </w:p>
        </w:tc>
        <w:tc>
          <w:tcPr>
            <w:tcW w:w="1606" w:type="dxa"/>
            <w:shd w:val="clear" w:color="auto" w:fill="F5E4FD" w:themeFill="accent5" w:themeFillTint="33"/>
          </w:tcPr>
          <w:p w14:paraId="0F854FFC" w14:textId="77777777" w:rsidR="00285192" w:rsidRPr="009B0EA5" w:rsidRDefault="00285192" w:rsidP="009B0EA5">
            <w:pPr>
              <w:jc w:val="left"/>
              <w:rPr>
                <w:sz w:val="18"/>
                <w:szCs w:val="18"/>
              </w:rPr>
            </w:pPr>
            <w:r w:rsidRPr="009B0EA5">
              <w:rPr>
                <w:sz w:val="18"/>
                <w:szCs w:val="18"/>
              </w:rPr>
              <w:t>Document subscription model and pricing</w:t>
            </w:r>
          </w:p>
        </w:tc>
        <w:tc>
          <w:tcPr>
            <w:tcW w:w="1605" w:type="dxa"/>
            <w:shd w:val="clear" w:color="auto" w:fill="F5E4FD" w:themeFill="accent5" w:themeFillTint="33"/>
          </w:tcPr>
          <w:p w14:paraId="085A393D" w14:textId="77777777" w:rsidR="00285192" w:rsidRPr="009B0EA5" w:rsidRDefault="00285192" w:rsidP="009B0EA5">
            <w:pPr>
              <w:jc w:val="left"/>
              <w:rPr>
                <w:sz w:val="18"/>
                <w:szCs w:val="18"/>
              </w:rPr>
            </w:pPr>
            <w:r w:rsidRPr="009B0EA5">
              <w:rPr>
                <w:sz w:val="18"/>
                <w:szCs w:val="18"/>
              </w:rPr>
              <w:t>Draft licence agreement</w:t>
            </w:r>
          </w:p>
        </w:tc>
        <w:tc>
          <w:tcPr>
            <w:tcW w:w="1606" w:type="dxa"/>
            <w:shd w:val="clear" w:color="auto" w:fill="F5E4FD" w:themeFill="accent5" w:themeFillTint="33"/>
          </w:tcPr>
          <w:p w14:paraId="08527F9A" w14:textId="2F23E9C9" w:rsidR="00285192" w:rsidRPr="009B0EA5" w:rsidRDefault="00285192" w:rsidP="009B0EA5">
            <w:pPr>
              <w:jc w:val="left"/>
              <w:rPr>
                <w:sz w:val="18"/>
                <w:szCs w:val="18"/>
              </w:rPr>
            </w:pPr>
            <w:r w:rsidRPr="009B0EA5">
              <w:rPr>
                <w:sz w:val="18"/>
                <w:szCs w:val="18"/>
              </w:rPr>
              <w:t xml:space="preserve">Investigate open source </w:t>
            </w:r>
            <w:r w:rsidR="00FC5C42">
              <w:rPr>
                <w:sz w:val="18"/>
                <w:szCs w:val="18"/>
              </w:rPr>
              <w:t>API</w:t>
            </w:r>
            <w:r w:rsidRPr="009B0EA5">
              <w:rPr>
                <w:sz w:val="18"/>
                <w:szCs w:val="18"/>
              </w:rPr>
              <w:t xml:space="preserve"> to AI/ML plant disease diagnosis</w:t>
            </w:r>
          </w:p>
        </w:tc>
        <w:tc>
          <w:tcPr>
            <w:tcW w:w="1606" w:type="dxa"/>
            <w:shd w:val="clear" w:color="auto" w:fill="F5E4FD" w:themeFill="accent5" w:themeFillTint="33"/>
          </w:tcPr>
          <w:p w14:paraId="5FF5F163" w14:textId="77777777" w:rsidR="00285192" w:rsidRPr="009B0EA5" w:rsidRDefault="00285192" w:rsidP="009B0EA5">
            <w:pPr>
              <w:jc w:val="left"/>
              <w:rPr>
                <w:sz w:val="18"/>
                <w:szCs w:val="18"/>
              </w:rPr>
            </w:pPr>
            <w:r w:rsidRPr="009B0EA5">
              <w:rPr>
                <w:sz w:val="18"/>
                <w:szCs w:val="18"/>
              </w:rPr>
              <w:t>Begin coding</w:t>
            </w:r>
          </w:p>
        </w:tc>
      </w:tr>
      <w:tr w:rsidR="009B0EA5" w:rsidRPr="009B0EA5" w14:paraId="31DCBD40" w14:textId="77777777" w:rsidTr="00AD51F8">
        <w:tc>
          <w:tcPr>
            <w:tcW w:w="988" w:type="dxa"/>
            <w:shd w:val="clear" w:color="auto" w:fill="F5E4FD" w:themeFill="accent5" w:themeFillTint="33"/>
          </w:tcPr>
          <w:p w14:paraId="4E23CF80" w14:textId="77777777" w:rsidR="00285192" w:rsidRPr="009B0EA5" w:rsidRDefault="00285192" w:rsidP="00E76026">
            <w:pPr>
              <w:jc w:val="center"/>
              <w:rPr>
                <w:sz w:val="18"/>
                <w:szCs w:val="18"/>
              </w:rPr>
            </w:pPr>
            <w:r w:rsidRPr="009B0EA5">
              <w:rPr>
                <w:sz w:val="18"/>
                <w:szCs w:val="18"/>
              </w:rPr>
              <w:t>Week 15</w:t>
            </w:r>
          </w:p>
        </w:tc>
        <w:tc>
          <w:tcPr>
            <w:tcW w:w="1605" w:type="dxa"/>
            <w:shd w:val="clear" w:color="auto" w:fill="F5E4FD" w:themeFill="accent5" w:themeFillTint="33"/>
          </w:tcPr>
          <w:p w14:paraId="4EDC52B7" w14:textId="77777777" w:rsidR="00285192" w:rsidRPr="009B0EA5" w:rsidRDefault="00285192" w:rsidP="009B0EA5">
            <w:pPr>
              <w:jc w:val="left"/>
              <w:rPr>
                <w:sz w:val="18"/>
                <w:szCs w:val="18"/>
              </w:rPr>
            </w:pPr>
            <w:r w:rsidRPr="009B0EA5">
              <w:rPr>
                <w:sz w:val="18"/>
                <w:szCs w:val="18"/>
              </w:rPr>
              <w:t>Research payment gateway options.</w:t>
            </w:r>
          </w:p>
        </w:tc>
        <w:tc>
          <w:tcPr>
            <w:tcW w:w="1606" w:type="dxa"/>
            <w:shd w:val="clear" w:color="auto" w:fill="F5E4FD" w:themeFill="accent5" w:themeFillTint="33"/>
          </w:tcPr>
          <w:p w14:paraId="755E21ED" w14:textId="77777777" w:rsidR="00285192" w:rsidRPr="009B0EA5" w:rsidRDefault="00285192" w:rsidP="009B0EA5">
            <w:pPr>
              <w:jc w:val="left"/>
              <w:rPr>
                <w:sz w:val="18"/>
                <w:szCs w:val="18"/>
              </w:rPr>
            </w:pPr>
            <w:r w:rsidRPr="009B0EA5">
              <w:rPr>
                <w:sz w:val="18"/>
                <w:szCs w:val="18"/>
              </w:rPr>
              <w:t>Draft subscription agreement</w:t>
            </w:r>
          </w:p>
        </w:tc>
        <w:tc>
          <w:tcPr>
            <w:tcW w:w="1605" w:type="dxa"/>
            <w:shd w:val="clear" w:color="auto" w:fill="F5E4FD" w:themeFill="accent5" w:themeFillTint="33"/>
          </w:tcPr>
          <w:p w14:paraId="37486D12" w14:textId="77777777" w:rsidR="00285192" w:rsidRPr="009B0EA5" w:rsidRDefault="00285192" w:rsidP="009B0EA5">
            <w:pPr>
              <w:jc w:val="left"/>
              <w:rPr>
                <w:sz w:val="18"/>
                <w:szCs w:val="18"/>
              </w:rPr>
            </w:pPr>
            <w:r w:rsidRPr="009B0EA5">
              <w:rPr>
                <w:sz w:val="18"/>
                <w:szCs w:val="18"/>
              </w:rPr>
              <w:t>Draft user agreement</w:t>
            </w:r>
          </w:p>
        </w:tc>
        <w:tc>
          <w:tcPr>
            <w:tcW w:w="1606" w:type="dxa"/>
            <w:shd w:val="clear" w:color="auto" w:fill="F5E4FD" w:themeFill="accent5" w:themeFillTint="33"/>
          </w:tcPr>
          <w:p w14:paraId="708D1BA3" w14:textId="77777777" w:rsidR="00285192" w:rsidRPr="009B0EA5" w:rsidRDefault="00285192" w:rsidP="009B0EA5">
            <w:pPr>
              <w:jc w:val="left"/>
              <w:rPr>
                <w:sz w:val="18"/>
                <w:szCs w:val="18"/>
              </w:rPr>
            </w:pPr>
            <w:r w:rsidRPr="009B0EA5">
              <w:rPr>
                <w:sz w:val="18"/>
                <w:szCs w:val="18"/>
              </w:rPr>
              <w:t>Report if suitable option or need to develop our own.</w:t>
            </w:r>
          </w:p>
        </w:tc>
        <w:tc>
          <w:tcPr>
            <w:tcW w:w="1606" w:type="dxa"/>
            <w:shd w:val="clear" w:color="auto" w:fill="F5E4FD" w:themeFill="accent5" w:themeFillTint="33"/>
          </w:tcPr>
          <w:p w14:paraId="706A1CB8"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DEC622" w14:textId="77777777" w:rsidTr="00AD51F8">
        <w:tc>
          <w:tcPr>
            <w:tcW w:w="988" w:type="dxa"/>
            <w:shd w:val="clear" w:color="auto" w:fill="F5E4FD" w:themeFill="accent5" w:themeFillTint="33"/>
          </w:tcPr>
          <w:p w14:paraId="7C550435" w14:textId="77777777" w:rsidR="00285192" w:rsidRPr="009B0EA5" w:rsidRDefault="00285192" w:rsidP="00E76026">
            <w:pPr>
              <w:jc w:val="center"/>
              <w:rPr>
                <w:sz w:val="18"/>
                <w:szCs w:val="18"/>
              </w:rPr>
            </w:pPr>
            <w:r w:rsidRPr="009B0EA5">
              <w:rPr>
                <w:sz w:val="18"/>
                <w:szCs w:val="18"/>
              </w:rPr>
              <w:t>Week 16</w:t>
            </w:r>
          </w:p>
        </w:tc>
        <w:tc>
          <w:tcPr>
            <w:tcW w:w="1605" w:type="dxa"/>
            <w:shd w:val="clear" w:color="auto" w:fill="F5E4FD" w:themeFill="accent5" w:themeFillTint="33"/>
          </w:tcPr>
          <w:p w14:paraId="648F5BCA" w14:textId="3597AC34" w:rsidR="00285192" w:rsidRPr="009B0EA5" w:rsidRDefault="00285192" w:rsidP="009B0EA5">
            <w:pPr>
              <w:jc w:val="left"/>
              <w:rPr>
                <w:sz w:val="18"/>
                <w:szCs w:val="18"/>
              </w:rPr>
            </w:pPr>
            <w:r w:rsidRPr="009B0EA5">
              <w:rPr>
                <w:sz w:val="18"/>
                <w:szCs w:val="18"/>
              </w:rPr>
              <w:t xml:space="preserve">Investigate weather forecast options </w:t>
            </w:r>
            <w:r w:rsidR="00FC5C42">
              <w:rPr>
                <w:sz w:val="18"/>
                <w:szCs w:val="18"/>
              </w:rPr>
              <w:t>API</w:t>
            </w:r>
          </w:p>
        </w:tc>
        <w:tc>
          <w:tcPr>
            <w:tcW w:w="1606" w:type="dxa"/>
            <w:shd w:val="clear" w:color="auto" w:fill="F5E4FD" w:themeFill="accent5" w:themeFillTint="33"/>
          </w:tcPr>
          <w:p w14:paraId="6AC13C02" w14:textId="77777777" w:rsidR="00285192" w:rsidRPr="009B0EA5" w:rsidRDefault="00285192" w:rsidP="009B0EA5">
            <w:pPr>
              <w:jc w:val="left"/>
              <w:rPr>
                <w:sz w:val="18"/>
                <w:szCs w:val="18"/>
              </w:rPr>
            </w:pPr>
            <w:r w:rsidRPr="009B0EA5">
              <w:rPr>
                <w:sz w:val="18"/>
                <w:szCs w:val="18"/>
              </w:rPr>
              <w:t>Draft unsubscribe requirements</w:t>
            </w:r>
          </w:p>
        </w:tc>
        <w:tc>
          <w:tcPr>
            <w:tcW w:w="1605" w:type="dxa"/>
            <w:shd w:val="clear" w:color="auto" w:fill="F5E4FD" w:themeFill="accent5" w:themeFillTint="33"/>
          </w:tcPr>
          <w:p w14:paraId="1227FA96" w14:textId="77777777" w:rsidR="00285192" w:rsidRPr="009B0EA5" w:rsidRDefault="00285192" w:rsidP="009B0EA5">
            <w:pPr>
              <w:jc w:val="left"/>
              <w:rPr>
                <w:sz w:val="18"/>
                <w:szCs w:val="18"/>
              </w:rPr>
            </w:pPr>
            <w:r w:rsidRPr="009B0EA5">
              <w:rPr>
                <w:sz w:val="18"/>
                <w:szCs w:val="18"/>
              </w:rPr>
              <w:t>Draft unsubscribe requirements</w:t>
            </w:r>
          </w:p>
        </w:tc>
        <w:tc>
          <w:tcPr>
            <w:tcW w:w="1606" w:type="dxa"/>
            <w:shd w:val="clear" w:color="auto" w:fill="F5E4FD" w:themeFill="accent5" w:themeFillTint="33"/>
          </w:tcPr>
          <w:p w14:paraId="22C50883" w14:textId="77777777" w:rsidR="00285192" w:rsidRPr="009B0EA5" w:rsidRDefault="00285192" w:rsidP="009B0EA5">
            <w:pPr>
              <w:jc w:val="left"/>
              <w:rPr>
                <w:sz w:val="18"/>
                <w:szCs w:val="18"/>
              </w:rPr>
            </w:pPr>
            <w:r w:rsidRPr="009B0EA5">
              <w:rPr>
                <w:sz w:val="18"/>
                <w:szCs w:val="18"/>
              </w:rPr>
              <w:t>Document QR Code requirements</w:t>
            </w:r>
          </w:p>
        </w:tc>
        <w:tc>
          <w:tcPr>
            <w:tcW w:w="1606" w:type="dxa"/>
            <w:shd w:val="clear" w:color="auto" w:fill="F5E4FD" w:themeFill="accent5" w:themeFillTint="33"/>
          </w:tcPr>
          <w:p w14:paraId="7BE45005" w14:textId="77777777" w:rsidR="00285192" w:rsidRPr="009B0EA5" w:rsidRDefault="00285192" w:rsidP="009B0EA5">
            <w:pPr>
              <w:jc w:val="left"/>
              <w:rPr>
                <w:sz w:val="18"/>
                <w:szCs w:val="18"/>
              </w:rPr>
            </w:pPr>
            <w:r w:rsidRPr="009B0EA5">
              <w:rPr>
                <w:sz w:val="18"/>
                <w:szCs w:val="18"/>
              </w:rPr>
              <w:t>Continue Coding</w:t>
            </w:r>
          </w:p>
        </w:tc>
      </w:tr>
      <w:tr w:rsidR="009B0EA5" w:rsidRPr="009B0EA5" w14:paraId="44F63E39" w14:textId="77777777" w:rsidTr="00AD51F8">
        <w:tc>
          <w:tcPr>
            <w:tcW w:w="988" w:type="dxa"/>
            <w:shd w:val="clear" w:color="auto" w:fill="F5E4FD" w:themeFill="accent5" w:themeFillTint="33"/>
          </w:tcPr>
          <w:p w14:paraId="7D63B2A1" w14:textId="77777777" w:rsidR="00285192" w:rsidRPr="009B0EA5" w:rsidRDefault="00285192" w:rsidP="00E76026">
            <w:pPr>
              <w:jc w:val="center"/>
              <w:rPr>
                <w:sz w:val="18"/>
                <w:szCs w:val="18"/>
              </w:rPr>
            </w:pPr>
            <w:r w:rsidRPr="009B0EA5">
              <w:rPr>
                <w:sz w:val="18"/>
                <w:szCs w:val="18"/>
              </w:rPr>
              <w:t>Week 17</w:t>
            </w:r>
          </w:p>
        </w:tc>
        <w:tc>
          <w:tcPr>
            <w:tcW w:w="1605" w:type="dxa"/>
            <w:shd w:val="clear" w:color="auto" w:fill="F5E4FD" w:themeFill="accent5" w:themeFillTint="33"/>
          </w:tcPr>
          <w:p w14:paraId="74C8D81A" w14:textId="77777777" w:rsidR="00285192" w:rsidRPr="009B0EA5" w:rsidRDefault="00285192" w:rsidP="009B0EA5">
            <w:pPr>
              <w:jc w:val="left"/>
              <w:rPr>
                <w:sz w:val="18"/>
                <w:szCs w:val="18"/>
              </w:rPr>
            </w:pPr>
            <w:r w:rsidRPr="009B0EA5">
              <w:rPr>
                <w:sz w:val="18"/>
                <w:szCs w:val="18"/>
              </w:rPr>
              <w:t xml:space="preserve">Document unsubscribe process </w:t>
            </w:r>
          </w:p>
        </w:tc>
        <w:tc>
          <w:tcPr>
            <w:tcW w:w="1606" w:type="dxa"/>
            <w:shd w:val="clear" w:color="auto" w:fill="F5E4FD" w:themeFill="accent5" w:themeFillTint="33"/>
          </w:tcPr>
          <w:p w14:paraId="58174E5C" w14:textId="77777777" w:rsidR="00285192" w:rsidRPr="009B0EA5" w:rsidRDefault="00285192" w:rsidP="009B0EA5">
            <w:pPr>
              <w:jc w:val="left"/>
              <w:rPr>
                <w:sz w:val="18"/>
                <w:szCs w:val="18"/>
              </w:rPr>
            </w:pPr>
            <w:r w:rsidRPr="009B0EA5">
              <w:rPr>
                <w:sz w:val="18"/>
                <w:szCs w:val="18"/>
              </w:rPr>
              <w:t>Draft Privacy agreement</w:t>
            </w:r>
          </w:p>
        </w:tc>
        <w:tc>
          <w:tcPr>
            <w:tcW w:w="1605" w:type="dxa"/>
            <w:shd w:val="clear" w:color="auto" w:fill="F5E4FD" w:themeFill="accent5" w:themeFillTint="33"/>
          </w:tcPr>
          <w:p w14:paraId="11261570" w14:textId="77777777" w:rsidR="00285192" w:rsidRPr="009B0EA5" w:rsidRDefault="00285192" w:rsidP="009B0EA5">
            <w:pPr>
              <w:jc w:val="left"/>
              <w:rPr>
                <w:sz w:val="18"/>
                <w:szCs w:val="18"/>
              </w:rPr>
            </w:pPr>
            <w:r w:rsidRPr="009B0EA5">
              <w:rPr>
                <w:sz w:val="18"/>
                <w:szCs w:val="18"/>
              </w:rPr>
              <w:t>Draft Privacy agreement</w:t>
            </w:r>
          </w:p>
        </w:tc>
        <w:tc>
          <w:tcPr>
            <w:tcW w:w="1606" w:type="dxa"/>
            <w:shd w:val="clear" w:color="auto" w:fill="F5E4FD" w:themeFill="accent5" w:themeFillTint="33"/>
          </w:tcPr>
          <w:p w14:paraId="7D112062" w14:textId="5FCE28BF" w:rsidR="00285192" w:rsidRPr="009B0EA5" w:rsidRDefault="00285192" w:rsidP="009B0EA5">
            <w:pPr>
              <w:jc w:val="left"/>
              <w:rPr>
                <w:sz w:val="18"/>
                <w:szCs w:val="18"/>
              </w:rPr>
            </w:pPr>
            <w:r w:rsidRPr="009B0EA5">
              <w:rPr>
                <w:sz w:val="18"/>
                <w:szCs w:val="18"/>
              </w:rPr>
              <w:t xml:space="preserve">Investigate address checker </w:t>
            </w:r>
            <w:r w:rsidR="00FC5C42">
              <w:rPr>
                <w:sz w:val="18"/>
                <w:szCs w:val="18"/>
              </w:rPr>
              <w:t>API</w:t>
            </w:r>
          </w:p>
        </w:tc>
        <w:tc>
          <w:tcPr>
            <w:tcW w:w="1606" w:type="dxa"/>
            <w:shd w:val="clear" w:color="auto" w:fill="F5E4FD" w:themeFill="accent5" w:themeFillTint="33"/>
          </w:tcPr>
          <w:p w14:paraId="1514405F" w14:textId="77777777" w:rsidR="00285192" w:rsidRPr="009B0EA5" w:rsidRDefault="00285192" w:rsidP="009B0EA5">
            <w:pPr>
              <w:jc w:val="left"/>
              <w:rPr>
                <w:sz w:val="18"/>
                <w:szCs w:val="18"/>
              </w:rPr>
            </w:pPr>
            <w:r w:rsidRPr="009B0EA5">
              <w:rPr>
                <w:sz w:val="18"/>
                <w:szCs w:val="18"/>
              </w:rPr>
              <w:t>Continue Coding</w:t>
            </w:r>
          </w:p>
        </w:tc>
      </w:tr>
      <w:tr w:rsidR="009B0EA5" w:rsidRPr="009B0EA5" w14:paraId="3413878D" w14:textId="77777777" w:rsidTr="00AD51F8">
        <w:tc>
          <w:tcPr>
            <w:tcW w:w="988" w:type="dxa"/>
            <w:shd w:val="clear" w:color="auto" w:fill="F5E4FD" w:themeFill="accent5" w:themeFillTint="33"/>
          </w:tcPr>
          <w:p w14:paraId="35BDF603" w14:textId="77777777" w:rsidR="00285192" w:rsidRPr="009B0EA5" w:rsidRDefault="00285192" w:rsidP="00E76026">
            <w:pPr>
              <w:jc w:val="center"/>
              <w:rPr>
                <w:sz w:val="18"/>
                <w:szCs w:val="18"/>
              </w:rPr>
            </w:pPr>
            <w:r w:rsidRPr="009B0EA5">
              <w:rPr>
                <w:sz w:val="18"/>
                <w:szCs w:val="18"/>
              </w:rPr>
              <w:t>Week 18</w:t>
            </w:r>
          </w:p>
        </w:tc>
        <w:tc>
          <w:tcPr>
            <w:tcW w:w="1605" w:type="dxa"/>
            <w:shd w:val="clear" w:color="auto" w:fill="F5E4FD" w:themeFill="accent5" w:themeFillTint="33"/>
          </w:tcPr>
          <w:p w14:paraId="53939ABE"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60A45A11" w14:textId="77777777" w:rsidR="00285192" w:rsidRPr="009B0EA5" w:rsidRDefault="00285192" w:rsidP="009B0EA5">
            <w:pPr>
              <w:jc w:val="left"/>
              <w:rPr>
                <w:sz w:val="18"/>
                <w:szCs w:val="18"/>
              </w:rPr>
            </w:pPr>
            <w:r w:rsidRPr="009B0EA5">
              <w:rPr>
                <w:sz w:val="18"/>
                <w:szCs w:val="18"/>
              </w:rPr>
              <w:t>Draft marketing concepts</w:t>
            </w:r>
          </w:p>
        </w:tc>
        <w:tc>
          <w:tcPr>
            <w:tcW w:w="1605" w:type="dxa"/>
            <w:shd w:val="clear" w:color="auto" w:fill="F5E4FD" w:themeFill="accent5" w:themeFillTint="33"/>
          </w:tcPr>
          <w:p w14:paraId="1C201F5C"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175FD674"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52B2E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7CA3E2F2" w14:textId="77777777" w:rsidTr="00AD51F8">
        <w:tc>
          <w:tcPr>
            <w:tcW w:w="988" w:type="dxa"/>
            <w:shd w:val="clear" w:color="auto" w:fill="F5E4FD" w:themeFill="accent5" w:themeFillTint="33"/>
          </w:tcPr>
          <w:p w14:paraId="6C43F81F" w14:textId="77777777" w:rsidR="00285192" w:rsidRPr="009B0EA5" w:rsidRDefault="00285192" w:rsidP="00E76026">
            <w:pPr>
              <w:jc w:val="center"/>
              <w:rPr>
                <w:sz w:val="18"/>
                <w:szCs w:val="18"/>
              </w:rPr>
            </w:pPr>
            <w:r w:rsidRPr="009B0EA5">
              <w:rPr>
                <w:sz w:val="18"/>
                <w:szCs w:val="18"/>
              </w:rPr>
              <w:t>Week 19</w:t>
            </w:r>
          </w:p>
        </w:tc>
        <w:tc>
          <w:tcPr>
            <w:tcW w:w="1605" w:type="dxa"/>
            <w:shd w:val="clear" w:color="auto" w:fill="F5E4FD" w:themeFill="accent5" w:themeFillTint="33"/>
          </w:tcPr>
          <w:p w14:paraId="0692BD8B"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467E2FC6" w14:textId="77777777" w:rsidR="00285192" w:rsidRPr="009B0EA5" w:rsidRDefault="00285192" w:rsidP="009B0EA5">
            <w:pPr>
              <w:jc w:val="left"/>
              <w:rPr>
                <w:sz w:val="18"/>
                <w:szCs w:val="18"/>
              </w:rPr>
            </w:pPr>
            <w:r w:rsidRPr="009B0EA5">
              <w:rPr>
                <w:sz w:val="18"/>
                <w:szCs w:val="18"/>
              </w:rPr>
              <w:t>Investigate suitable in app ads</w:t>
            </w:r>
          </w:p>
        </w:tc>
        <w:tc>
          <w:tcPr>
            <w:tcW w:w="1605" w:type="dxa"/>
            <w:shd w:val="clear" w:color="auto" w:fill="F5E4FD" w:themeFill="accent5" w:themeFillTint="33"/>
          </w:tcPr>
          <w:p w14:paraId="71FB9432" w14:textId="77777777" w:rsidR="00285192" w:rsidRPr="009B0EA5" w:rsidRDefault="00285192" w:rsidP="009B0EA5">
            <w:pPr>
              <w:jc w:val="left"/>
              <w:rPr>
                <w:sz w:val="18"/>
                <w:szCs w:val="18"/>
              </w:rPr>
            </w:pPr>
            <w:r w:rsidRPr="009B0EA5">
              <w:rPr>
                <w:sz w:val="18"/>
                <w:szCs w:val="18"/>
              </w:rPr>
              <w:t>Investigate suitable in app ads</w:t>
            </w:r>
          </w:p>
        </w:tc>
        <w:tc>
          <w:tcPr>
            <w:tcW w:w="1606" w:type="dxa"/>
            <w:shd w:val="clear" w:color="auto" w:fill="F5E4FD" w:themeFill="accent5" w:themeFillTint="33"/>
          </w:tcPr>
          <w:p w14:paraId="5B713720"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215CB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56E5F9" w14:textId="77777777" w:rsidTr="00AD51F8">
        <w:tc>
          <w:tcPr>
            <w:tcW w:w="988" w:type="dxa"/>
            <w:shd w:val="clear" w:color="auto" w:fill="F5E4FD" w:themeFill="accent5" w:themeFillTint="33"/>
          </w:tcPr>
          <w:p w14:paraId="364662EA" w14:textId="77777777" w:rsidR="00285192" w:rsidRPr="009B0EA5" w:rsidRDefault="00285192" w:rsidP="00E76026">
            <w:pPr>
              <w:jc w:val="center"/>
              <w:rPr>
                <w:sz w:val="18"/>
                <w:szCs w:val="18"/>
              </w:rPr>
            </w:pPr>
            <w:r w:rsidRPr="009B0EA5">
              <w:rPr>
                <w:sz w:val="18"/>
                <w:szCs w:val="18"/>
              </w:rPr>
              <w:t>Week 20</w:t>
            </w:r>
          </w:p>
        </w:tc>
        <w:tc>
          <w:tcPr>
            <w:tcW w:w="1605" w:type="dxa"/>
            <w:shd w:val="clear" w:color="auto" w:fill="F5E4FD" w:themeFill="accent5" w:themeFillTint="33"/>
          </w:tcPr>
          <w:p w14:paraId="454D6E5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468FF14D" w14:textId="77777777" w:rsidR="00285192" w:rsidRPr="009B0EA5" w:rsidRDefault="00285192" w:rsidP="009B0EA5">
            <w:pPr>
              <w:jc w:val="left"/>
              <w:rPr>
                <w:sz w:val="18"/>
                <w:szCs w:val="18"/>
              </w:rPr>
            </w:pPr>
            <w:r w:rsidRPr="009B0EA5">
              <w:rPr>
                <w:sz w:val="18"/>
                <w:szCs w:val="18"/>
              </w:rPr>
              <w:t>Test and document Alpha app and back end</w:t>
            </w:r>
          </w:p>
        </w:tc>
        <w:tc>
          <w:tcPr>
            <w:tcW w:w="1605" w:type="dxa"/>
            <w:shd w:val="clear" w:color="auto" w:fill="F5E4FD" w:themeFill="accent5" w:themeFillTint="33"/>
          </w:tcPr>
          <w:p w14:paraId="1B28F90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DE75F03"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034B02A" w14:textId="77777777" w:rsidR="00285192" w:rsidRPr="009B0EA5" w:rsidRDefault="00285192" w:rsidP="009B0EA5">
            <w:pPr>
              <w:jc w:val="left"/>
              <w:rPr>
                <w:sz w:val="18"/>
                <w:szCs w:val="18"/>
              </w:rPr>
            </w:pPr>
            <w:r w:rsidRPr="009B0EA5">
              <w:rPr>
                <w:sz w:val="18"/>
                <w:szCs w:val="18"/>
              </w:rPr>
              <w:t>Deliver Alpha app and backend</w:t>
            </w:r>
          </w:p>
        </w:tc>
      </w:tr>
      <w:tr w:rsidR="009B0EA5" w:rsidRPr="009B0EA5" w14:paraId="2AED66AC" w14:textId="77777777" w:rsidTr="00AD51F8">
        <w:tc>
          <w:tcPr>
            <w:tcW w:w="988" w:type="dxa"/>
            <w:shd w:val="clear" w:color="auto" w:fill="F5E4FD" w:themeFill="accent5" w:themeFillTint="33"/>
          </w:tcPr>
          <w:p w14:paraId="20C1231B" w14:textId="77777777" w:rsidR="00285192" w:rsidRPr="009B0EA5" w:rsidRDefault="00285192" w:rsidP="00E76026">
            <w:pPr>
              <w:jc w:val="center"/>
              <w:rPr>
                <w:sz w:val="18"/>
                <w:szCs w:val="18"/>
              </w:rPr>
            </w:pPr>
            <w:r w:rsidRPr="009B0EA5">
              <w:rPr>
                <w:sz w:val="18"/>
                <w:szCs w:val="18"/>
              </w:rPr>
              <w:t>Week 21</w:t>
            </w:r>
          </w:p>
        </w:tc>
        <w:tc>
          <w:tcPr>
            <w:tcW w:w="1605" w:type="dxa"/>
            <w:shd w:val="clear" w:color="auto" w:fill="F5E4FD" w:themeFill="accent5" w:themeFillTint="33"/>
          </w:tcPr>
          <w:p w14:paraId="2C6C73A7"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579D8BF8" w14:textId="77777777" w:rsidR="00285192" w:rsidRPr="009B0EA5" w:rsidRDefault="00285192" w:rsidP="009B0EA5">
            <w:pPr>
              <w:jc w:val="left"/>
              <w:rPr>
                <w:sz w:val="18"/>
                <w:szCs w:val="18"/>
              </w:rPr>
            </w:pPr>
            <w:r w:rsidRPr="009B0EA5">
              <w:rPr>
                <w:sz w:val="18"/>
                <w:szCs w:val="18"/>
              </w:rPr>
              <w:t>Review all aspects of app and back end</w:t>
            </w:r>
          </w:p>
        </w:tc>
        <w:tc>
          <w:tcPr>
            <w:tcW w:w="1605" w:type="dxa"/>
            <w:shd w:val="clear" w:color="auto" w:fill="F5E4FD" w:themeFill="accent5" w:themeFillTint="33"/>
          </w:tcPr>
          <w:p w14:paraId="520F976D"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3B31092A"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63395E8E" w14:textId="6A27EA33" w:rsidR="00285192" w:rsidRPr="009B0EA5" w:rsidRDefault="00285192" w:rsidP="009B0EA5">
            <w:pPr>
              <w:jc w:val="left"/>
              <w:rPr>
                <w:sz w:val="18"/>
                <w:szCs w:val="18"/>
              </w:rPr>
            </w:pPr>
            <w:r w:rsidRPr="009B0EA5">
              <w:rPr>
                <w:sz w:val="18"/>
                <w:szCs w:val="18"/>
              </w:rPr>
              <w:t xml:space="preserve">Plant Library </w:t>
            </w:r>
            <w:r w:rsidR="00FC5C42">
              <w:rPr>
                <w:sz w:val="18"/>
                <w:szCs w:val="18"/>
              </w:rPr>
              <w:t>API</w:t>
            </w:r>
          </w:p>
        </w:tc>
      </w:tr>
      <w:tr w:rsidR="009B0EA5" w:rsidRPr="009B0EA5" w14:paraId="15BC0806" w14:textId="77777777" w:rsidTr="00AD51F8">
        <w:tc>
          <w:tcPr>
            <w:tcW w:w="988" w:type="dxa"/>
            <w:shd w:val="clear" w:color="auto" w:fill="F5E4FD" w:themeFill="accent5" w:themeFillTint="33"/>
          </w:tcPr>
          <w:p w14:paraId="70889C57" w14:textId="77777777" w:rsidR="00285192" w:rsidRPr="009B0EA5" w:rsidRDefault="00285192" w:rsidP="00E76026">
            <w:pPr>
              <w:jc w:val="center"/>
              <w:rPr>
                <w:sz w:val="18"/>
                <w:szCs w:val="18"/>
              </w:rPr>
            </w:pPr>
            <w:r w:rsidRPr="009B0EA5">
              <w:rPr>
                <w:sz w:val="18"/>
                <w:szCs w:val="18"/>
              </w:rPr>
              <w:t>Week 22</w:t>
            </w:r>
          </w:p>
        </w:tc>
        <w:tc>
          <w:tcPr>
            <w:tcW w:w="1605" w:type="dxa"/>
            <w:shd w:val="clear" w:color="auto" w:fill="F5E4FD" w:themeFill="accent5" w:themeFillTint="33"/>
          </w:tcPr>
          <w:p w14:paraId="43E296DD"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66C26D6E" w14:textId="77777777" w:rsidR="00285192" w:rsidRPr="009B0EA5" w:rsidRDefault="00285192" w:rsidP="009B0EA5">
            <w:pPr>
              <w:jc w:val="left"/>
              <w:rPr>
                <w:sz w:val="18"/>
                <w:szCs w:val="18"/>
              </w:rPr>
            </w:pPr>
            <w:r w:rsidRPr="009B0EA5">
              <w:rPr>
                <w:sz w:val="18"/>
                <w:szCs w:val="18"/>
              </w:rPr>
              <w:t>Test app and back end</w:t>
            </w:r>
          </w:p>
        </w:tc>
        <w:tc>
          <w:tcPr>
            <w:tcW w:w="1605" w:type="dxa"/>
            <w:shd w:val="clear" w:color="auto" w:fill="F5E4FD" w:themeFill="accent5" w:themeFillTint="33"/>
          </w:tcPr>
          <w:p w14:paraId="4BED0A4C"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5FB0F0AE"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220E32B5" w14:textId="77777777" w:rsidR="00285192" w:rsidRPr="009B0EA5" w:rsidRDefault="00285192" w:rsidP="009B0EA5">
            <w:pPr>
              <w:jc w:val="left"/>
              <w:rPr>
                <w:sz w:val="18"/>
                <w:szCs w:val="18"/>
              </w:rPr>
            </w:pPr>
            <w:r w:rsidRPr="009B0EA5">
              <w:rPr>
                <w:sz w:val="18"/>
                <w:szCs w:val="18"/>
              </w:rPr>
              <w:t>Make changes to app and back end per feedback.</w:t>
            </w:r>
          </w:p>
        </w:tc>
      </w:tr>
    </w:tbl>
    <w:p w14:paraId="698C7F7B" w14:textId="77777777" w:rsidR="00285192" w:rsidRDefault="00285192" w:rsidP="00285192"/>
    <w:p w14:paraId="49FB4237" w14:textId="4FB066AA" w:rsidR="00E9097A" w:rsidRDefault="00E9097A" w:rsidP="00E9097A">
      <w:pPr>
        <w:pStyle w:val="Heading3"/>
      </w:pPr>
      <w:bookmarkStart w:id="364" w:name="_Toc32556953"/>
      <w:r>
        <w:t>Risks</w:t>
      </w:r>
      <w:bookmarkEnd w:id="364"/>
    </w:p>
    <w:p w14:paraId="0F81184B" w14:textId="3709255D" w:rsidR="001E24D0" w:rsidRDefault="001E24D0" w:rsidP="001E24D0">
      <w:pPr>
        <w:pStyle w:val="ListParagraph"/>
        <w:numPr>
          <w:ilvl w:val="0"/>
          <w:numId w:val="23"/>
        </w:numPr>
        <w:rPr>
          <w:rFonts w:eastAsiaTheme="majorEastAsia"/>
        </w:rPr>
      </w:pPr>
      <w:r w:rsidRPr="001E24D0">
        <w:rPr>
          <w:rFonts w:eastAsiaTheme="majorEastAsia"/>
        </w:rPr>
        <w:t>Unwanted App – We run the risk that users don’t actually want an app to look after their plants. Although our team has personal experiences and feel positive that our product will improve peoples (and plants) lives, there is the possibility that the gardening community prefer to garden without technology.</w:t>
      </w:r>
    </w:p>
    <w:p w14:paraId="74EB25F1" w14:textId="77777777" w:rsidR="001E24D0" w:rsidRPr="001E24D0" w:rsidRDefault="001E24D0" w:rsidP="001E24D0">
      <w:pPr>
        <w:pStyle w:val="ListParagraph"/>
        <w:rPr>
          <w:rFonts w:eastAsiaTheme="majorEastAsia"/>
        </w:rPr>
      </w:pPr>
    </w:p>
    <w:p w14:paraId="398DA340" w14:textId="6A8A0FA5" w:rsidR="001E24D0" w:rsidRPr="00FC5C42" w:rsidRDefault="001E24D0" w:rsidP="00FC5C42">
      <w:pPr>
        <w:pStyle w:val="ListParagraph"/>
        <w:numPr>
          <w:ilvl w:val="0"/>
          <w:numId w:val="23"/>
        </w:numPr>
        <w:rPr>
          <w:rFonts w:eastAsiaTheme="majorEastAsia"/>
        </w:rPr>
      </w:pPr>
      <w:r w:rsidRPr="001E24D0">
        <w:rPr>
          <w:rFonts w:eastAsiaTheme="majorEastAsia"/>
        </w:rPr>
        <w:t>The Application Too Popular – Contrary to the above, there is the risk that the product will become too popular. This could cause the team to quickly run out of money, run out of resources, not have enough people working on the project and the possibilities of overloading servers and resources</w:t>
      </w:r>
      <w:r>
        <w:rPr>
          <w:rFonts w:eastAsiaTheme="majorEastAsia"/>
        </w:rPr>
        <w:t>.</w:t>
      </w:r>
    </w:p>
    <w:p w14:paraId="141D0D23" w14:textId="77777777" w:rsidR="001E24D0" w:rsidRPr="001E24D0" w:rsidRDefault="001E24D0" w:rsidP="001E24D0">
      <w:pPr>
        <w:pStyle w:val="ListParagraph"/>
        <w:rPr>
          <w:rFonts w:eastAsiaTheme="majorEastAsia"/>
        </w:rPr>
      </w:pPr>
    </w:p>
    <w:p w14:paraId="6693D017" w14:textId="6B9DFFA8" w:rsidR="001E24D0" w:rsidRDefault="001E24D0" w:rsidP="001E24D0">
      <w:pPr>
        <w:pStyle w:val="ListParagraph"/>
        <w:numPr>
          <w:ilvl w:val="0"/>
          <w:numId w:val="23"/>
        </w:numPr>
        <w:rPr>
          <w:rFonts w:eastAsiaTheme="majorEastAsia"/>
        </w:rPr>
      </w:pPr>
      <w:r w:rsidRPr="001E24D0">
        <w:rPr>
          <w:rFonts w:eastAsiaTheme="majorEastAsia"/>
        </w:rPr>
        <w:t>Denied Hosting – There is a major risk that App Store or Google Play may not want to host our application. Users would be very wary to download and use an app that has not been vetted by these hosts as being secure.</w:t>
      </w:r>
    </w:p>
    <w:p w14:paraId="2765BD94" w14:textId="77777777" w:rsidR="001E24D0" w:rsidRPr="001E24D0" w:rsidRDefault="001E24D0" w:rsidP="001E24D0">
      <w:pPr>
        <w:pStyle w:val="ListParagraph"/>
        <w:rPr>
          <w:rFonts w:eastAsiaTheme="majorEastAsia"/>
        </w:rPr>
      </w:pPr>
    </w:p>
    <w:p w14:paraId="4FA2DFB7" w14:textId="34C608D6" w:rsidR="001E24D0" w:rsidRDefault="001E24D0" w:rsidP="001E24D0">
      <w:pPr>
        <w:pStyle w:val="ListParagraph"/>
        <w:numPr>
          <w:ilvl w:val="0"/>
          <w:numId w:val="23"/>
        </w:numPr>
        <w:rPr>
          <w:rFonts w:eastAsiaTheme="majorEastAsia"/>
        </w:rPr>
      </w:pPr>
      <w:r w:rsidRPr="001E24D0">
        <w:rPr>
          <w:rFonts w:eastAsiaTheme="majorEastAsia"/>
        </w:rPr>
        <w:t xml:space="preserve">Excessive Data – there could be the risk that the application and abundance of users creates too much data. This excessive data such as forums and user groups could also overload the </w:t>
      </w:r>
      <w:r w:rsidR="00285192" w:rsidRPr="001E24D0">
        <w:rPr>
          <w:rFonts w:eastAsiaTheme="majorEastAsia"/>
        </w:rPr>
        <w:t>user’s</w:t>
      </w:r>
      <w:r w:rsidRPr="001E24D0">
        <w:rPr>
          <w:rFonts w:eastAsiaTheme="majorEastAsia"/>
        </w:rPr>
        <w:t xml:space="preserve"> device or data plan causing them to </w:t>
      </w:r>
      <w:r w:rsidR="00285192" w:rsidRPr="001E24D0">
        <w:rPr>
          <w:rFonts w:eastAsiaTheme="majorEastAsia"/>
        </w:rPr>
        <w:t>lose</w:t>
      </w:r>
      <w:r w:rsidRPr="001E24D0">
        <w:rPr>
          <w:rFonts w:eastAsiaTheme="majorEastAsia"/>
        </w:rPr>
        <w:t xml:space="preserve"> interest in the app and uninstall it.</w:t>
      </w:r>
    </w:p>
    <w:p w14:paraId="3783054B" w14:textId="77777777" w:rsidR="001E24D0" w:rsidRPr="00285192" w:rsidRDefault="001E24D0" w:rsidP="00285192">
      <w:pPr>
        <w:rPr>
          <w:rFonts w:eastAsiaTheme="majorEastAsia"/>
        </w:rPr>
      </w:pPr>
    </w:p>
    <w:p w14:paraId="366D55C2" w14:textId="681D3629" w:rsidR="001E24D0" w:rsidRDefault="001E24D0" w:rsidP="001E24D0">
      <w:pPr>
        <w:pStyle w:val="ListParagraph"/>
        <w:numPr>
          <w:ilvl w:val="0"/>
          <w:numId w:val="23"/>
        </w:numPr>
        <w:rPr>
          <w:rFonts w:eastAsiaTheme="majorEastAsia"/>
        </w:rPr>
      </w:pPr>
      <w:r w:rsidRPr="001E24D0">
        <w:rPr>
          <w:rFonts w:eastAsiaTheme="majorEastAsia"/>
        </w:rPr>
        <w:t xml:space="preserve">Wrong Development Partner – </w:t>
      </w:r>
      <w:r w:rsidR="00285192">
        <w:rPr>
          <w:rFonts w:eastAsiaTheme="majorEastAsia"/>
        </w:rPr>
        <w:t>W</w:t>
      </w:r>
      <w:r w:rsidRPr="001E24D0">
        <w:rPr>
          <w:rFonts w:eastAsiaTheme="majorEastAsia"/>
        </w:rPr>
        <w:t>e have chosen AWS to be our hosting service</w:t>
      </w:r>
      <w:r w:rsidR="00285192">
        <w:rPr>
          <w:rFonts w:eastAsiaTheme="majorEastAsia"/>
        </w:rPr>
        <w:t xml:space="preserve"> for the gardenMates product</w:t>
      </w:r>
      <w:r w:rsidRPr="001E24D0">
        <w:rPr>
          <w:rFonts w:eastAsiaTheme="majorEastAsia"/>
        </w:rPr>
        <w:t xml:space="preserve">, </w:t>
      </w:r>
      <w:r w:rsidR="00285192">
        <w:rPr>
          <w:rFonts w:eastAsiaTheme="majorEastAsia"/>
        </w:rPr>
        <w:t>based on research and support in target market countries. T</w:t>
      </w:r>
      <w:r w:rsidRPr="001E24D0">
        <w:rPr>
          <w:rFonts w:eastAsiaTheme="majorEastAsia"/>
        </w:rPr>
        <w:t xml:space="preserve">he </w:t>
      </w:r>
      <w:r w:rsidR="00285192" w:rsidRPr="001E24D0">
        <w:rPr>
          <w:rFonts w:eastAsiaTheme="majorEastAsia"/>
        </w:rPr>
        <w:t>team’s</w:t>
      </w:r>
      <w:r w:rsidRPr="001E24D0">
        <w:rPr>
          <w:rFonts w:eastAsiaTheme="majorEastAsia"/>
        </w:rPr>
        <w:t xml:space="preserve"> unfamiliarity with using this </w:t>
      </w:r>
      <w:r w:rsidR="00285192">
        <w:rPr>
          <w:rFonts w:eastAsiaTheme="majorEastAsia"/>
        </w:rPr>
        <w:t xml:space="preserve">or other cloud based hosting services in a commercial sense may lead to </w:t>
      </w:r>
      <w:r w:rsidRPr="001E24D0">
        <w:rPr>
          <w:rFonts w:eastAsiaTheme="majorEastAsia"/>
        </w:rPr>
        <w:t>misunderstanding</w:t>
      </w:r>
      <w:r w:rsidR="00285192">
        <w:rPr>
          <w:rFonts w:eastAsiaTheme="majorEastAsia"/>
        </w:rPr>
        <w:t xml:space="preserve"> all aspects of the service offering, resulting in </w:t>
      </w:r>
      <w:r w:rsidRPr="001E24D0">
        <w:rPr>
          <w:rFonts w:eastAsiaTheme="majorEastAsia"/>
        </w:rPr>
        <w:t>subscrib</w:t>
      </w:r>
      <w:r w:rsidR="00285192">
        <w:rPr>
          <w:rFonts w:eastAsiaTheme="majorEastAsia"/>
        </w:rPr>
        <w:t xml:space="preserve">ing </w:t>
      </w:r>
      <w:r w:rsidRPr="001E24D0">
        <w:rPr>
          <w:rFonts w:eastAsiaTheme="majorEastAsia"/>
        </w:rPr>
        <w:t xml:space="preserve">to </w:t>
      </w:r>
      <w:r w:rsidR="00285192">
        <w:rPr>
          <w:rFonts w:eastAsiaTheme="majorEastAsia"/>
        </w:rPr>
        <w:t>an</w:t>
      </w:r>
      <w:r w:rsidRPr="001E24D0">
        <w:rPr>
          <w:rFonts w:eastAsiaTheme="majorEastAsia"/>
        </w:rPr>
        <w:t xml:space="preserve"> </w:t>
      </w:r>
      <w:r w:rsidR="00285192">
        <w:rPr>
          <w:rFonts w:eastAsiaTheme="majorEastAsia"/>
        </w:rPr>
        <w:t>in</w:t>
      </w:r>
      <w:r w:rsidRPr="001E24D0">
        <w:rPr>
          <w:rFonts w:eastAsiaTheme="majorEastAsia"/>
        </w:rPr>
        <w:t>correct solution. AWS for example might provide enough resources on the interim, but other hosting such as Azure may in fact offer a better solution.</w:t>
      </w:r>
    </w:p>
    <w:p w14:paraId="298EB689" w14:textId="77777777" w:rsidR="001E24D0" w:rsidRPr="001E24D0" w:rsidRDefault="001E24D0" w:rsidP="001E24D0">
      <w:pPr>
        <w:pStyle w:val="ListParagraph"/>
        <w:rPr>
          <w:rFonts w:eastAsiaTheme="majorEastAsia"/>
        </w:rPr>
      </w:pPr>
    </w:p>
    <w:p w14:paraId="1B7FCAFF" w14:textId="3E20B471" w:rsidR="001E24D0" w:rsidRDefault="001E24D0" w:rsidP="001E24D0">
      <w:pPr>
        <w:pStyle w:val="ListParagraph"/>
        <w:numPr>
          <w:ilvl w:val="0"/>
          <w:numId w:val="23"/>
        </w:numPr>
        <w:rPr>
          <w:rFonts w:eastAsiaTheme="majorEastAsia"/>
        </w:rPr>
      </w:pPr>
      <w:r w:rsidRPr="001E24D0">
        <w:rPr>
          <w:rFonts w:eastAsiaTheme="majorEastAsia"/>
        </w:rPr>
        <w:t xml:space="preserve">Security Breaches – There could be issues such as cross site forgery, insecure communications and insecure storage flaws. The risk of assuming native apps are inherently secure could cause us to overlook correct security measures. Hardware from China </w:t>
      </w:r>
      <w:r w:rsidR="00285192">
        <w:rPr>
          <w:rFonts w:eastAsiaTheme="majorEastAsia"/>
        </w:rPr>
        <w:t>may be perceived in some markets as a potential</w:t>
      </w:r>
      <w:r w:rsidRPr="001E24D0">
        <w:rPr>
          <w:rFonts w:eastAsiaTheme="majorEastAsia"/>
        </w:rPr>
        <w:t xml:space="preserve"> security risk.</w:t>
      </w:r>
    </w:p>
    <w:p w14:paraId="3265D1B9" w14:textId="77777777" w:rsidR="001E24D0" w:rsidRPr="00B9435C" w:rsidRDefault="001E24D0" w:rsidP="00B9435C">
      <w:pPr>
        <w:rPr>
          <w:rFonts w:eastAsiaTheme="majorEastAsia"/>
        </w:rPr>
      </w:pPr>
    </w:p>
    <w:p w14:paraId="109B521C" w14:textId="600EEA61" w:rsidR="001E24D0" w:rsidRDefault="001E24D0" w:rsidP="001E24D0">
      <w:pPr>
        <w:pStyle w:val="ListParagraph"/>
        <w:numPr>
          <w:ilvl w:val="0"/>
          <w:numId w:val="23"/>
        </w:numPr>
        <w:rPr>
          <w:rFonts w:eastAsiaTheme="majorEastAsia"/>
        </w:rPr>
      </w:pPr>
      <w:r w:rsidRPr="001E24D0">
        <w:rPr>
          <w:rFonts w:eastAsiaTheme="majorEastAsia"/>
        </w:rPr>
        <w:t xml:space="preserve">Supply – </w:t>
      </w:r>
      <w:r w:rsidR="00B9435C">
        <w:rPr>
          <w:rFonts w:eastAsiaTheme="majorEastAsia"/>
        </w:rPr>
        <w:t>O</w:t>
      </w:r>
      <w:r w:rsidRPr="001E24D0">
        <w:rPr>
          <w:rFonts w:eastAsiaTheme="majorEastAsia"/>
        </w:rPr>
        <w:t xml:space="preserve">ur </w:t>
      </w:r>
      <w:r w:rsidR="00B9435C">
        <w:rPr>
          <w:rFonts w:eastAsiaTheme="majorEastAsia"/>
        </w:rPr>
        <w:t xml:space="preserve">chosen commercially available </w:t>
      </w:r>
      <w:r w:rsidRPr="001E24D0">
        <w:rPr>
          <w:rFonts w:eastAsiaTheme="majorEastAsia"/>
        </w:rPr>
        <w:t xml:space="preserve">sensor </w:t>
      </w:r>
      <w:r w:rsidR="00B9435C">
        <w:rPr>
          <w:rFonts w:eastAsiaTheme="majorEastAsia"/>
        </w:rPr>
        <w:t xml:space="preserve">is </w:t>
      </w:r>
      <w:r w:rsidRPr="001E24D0">
        <w:rPr>
          <w:rFonts w:eastAsiaTheme="majorEastAsia"/>
        </w:rPr>
        <w:t xml:space="preserve"> produced in China</w:t>
      </w:r>
      <w:r w:rsidR="00B9435C">
        <w:rPr>
          <w:rFonts w:eastAsiaTheme="majorEastAsia"/>
        </w:rPr>
        <w:t xml:space="preserve"> and any of the following would seriously impact our ability to supply product.</w:t>
      </w:r>
      <w:r w:rsidRPr="001E24D0">
        <w:rPr>
          <w:rFonts w:eastAsiaTheme="majorEastAsia"/>
        </w:rPr>
        <w:t xml:space="preserve"> </w:t>
      </w:r>
      <w:r w:rsidR="00B9435C">
        <w:rPr>
          <w:rFonts w:eastAsiaTheme="majorEastAsia"/>
        </w:rPr>
        <w:t>A</w:t>
      </w:r>
      <w:r w:rsidRPr="001E24D0">
        <w:rPr>
          <w:rFonts w:eastAsiaTheme="majorEastAsia"/>
        </w:rPr>
        <w:t xml:space="preserve"> trade war, shipping embargo, or </w:t>
      </w:r>
      <w:r w:rsidR="00B9435C">
        <w:rPr>
          <w:rFonts w:eastAsiaTheme="majorEastAsia"/>
        </w:rPr>
        <w:t xml:space="preserve">a situation of </w:t>
      </w:r>
      <w:r w:rsidRPr="001E24D0">
        <w:rPr>
          <w:rFonts w:eastAsiaTheme="majorEastAsia"/>
        </w:rPr>
        <w:t xml:space="preserve">manufacturing being closed down because of a pandemic such as Novel </w:t>
      </w:r>
      <w:proofErr w:type="spellStart"/>
      <w:r w:rsidRPr="001E24D0">
        <w:rPr>
          <w:rFonts w:eastAsiaTheme="majorEastAsia"/>
        </w:rPr>
        <w:t>Caronvirus</w:t>
      </w:r>
      <w:proofErr w:type="spellEnd"/>
      <w:r w:rsidRPr="001E24D0">
        <w:rPr>
          <w:rFonts w:eastAsiaTheme="majorEastAsia"/>
        </w:rPr>
        <w:t>.</w:t>
      </w:r>
    </w:p>
    <w:p w14:paraId="4EAF0B0D" w14:textId="77777777" w:rsidR="001E24D0" w:rsidRPr="001E24D0" w:rsidRDefault="001E24D0" w:rsidP="001E24D0">
      <w:pPr>
        <w:pStyle w:val="ListParagraph"/>
        <w:rPr>
          <w:rFonts w:eastAsiaTheme="majorEastAsia"/>
        </w:rPr>
      </w:pPr>
    </w:p>
    <w:p w14:paraId="31A9BBDD" w14:textId="34178EE6" w:rsidR="001E24D0" w:rsidRDefault="001E24D0" w:rsidP="001E24D0">
      <w:pPr>
        <w:pStyle w:val="ListParagraph"/>
        <w:numPr>
          <w:ilvl w:val="0"/>
          <w:numId w:val="23"/>
        </w:numPr>
        <w:rPr>
          <w:rFonts w:eastAsiaTheme="majorEastAsia"/>
        </w:rPr>
      </w:pPr>
      <w:r w:rsidRPr="001E24D0">
        <w:rPr>
          <w:rFonts w:eastAsiaTheme="majorEastAsia"/>
        </w:rPr>
        <w:t>Investing in Wrong Platform – Similar to developers that spent a lot of money and resources developing apps for Blackberry, there is the risk that a newer or more popular platform take</w:t>
      </w:r>
      <w:r w:rsidR="00B9435C">
        <w:rPr>
          <w:rFonts w:eastAsiaTheme="majorEastAsia"/>
        </w:rPr>
        <w:t>s</w:t>
      </w:r>
      <w:r w:rsidRPr="001E24D0">
        <w:rPr>
          <w:rFonts w:eastAsiaTheme="majorEastAsia"/>
        </w:rPr>
        <w:t xml:space="preserve"> the place of where we have invested.</w:t>
      </w:r>
    </w:p>
    <w:p w14:paraId="57F4B505" w14:textId="77777777" w:rsidR="001E24D0" w:rsidRPr="001E24D0" w:rsidRDefault="001E24D0" w:rsidP="001E24D0">
      <w:pPr>
        <w:pStyle w:val="ListParagraph"/>
        <w:rPr>
          <w:rFonts w:eastAsiaTheme="majorEastAsia"/>
        </w:rPr>
      </w:pPr>
    </w:p>
    <w:p w14:paraId="5798CFE5" w14:textId="4306DAED" w:rsidR="001E24D0" w:rsidRDefault="001E24D0" w:rsidP="001E24D0">
      <w:pPr>
        <w:pStyle w:val="ListParagraph"/>
        <w:numPr>
          <w:ilvl w:val="0"/>
          <w:numId w:val="23"/>
        </w:numPr>
        <w:rPr>
          <w:rFonts w:eastAsiaTheme="majorEastAsia"/>
        </w:rPr>
      </w:pPr>
      <w:r w:rsidRPr="001E24D0">
        <w:rPr>
          <w:rFonts w:eastAsiaTheme="majorEastAsia"/>
        </w:rPr>
        <w:t>Timing Risks – Shifting trends and newer technology could cause our product to be obsolete. A newer all in one product at a cheaper price with free delivery could become available prior to our product launch. A plant disease could quickly spread across the country and consumers may not want to buy plants or gardening products. Launching the product just after a major frost or hailstorm could cause users to question the positives of our product.</w:t>
      </w:r>
    </w:p>
    <w:p w14:paraId="790998ED" w14:textId="77777777" w:rsidR="001E24D0" w:rsidRPr="001E24D0" w:rsidRDefault="001E24D0" w:rsidP="001E24D0">
      <w:pPr>
        <w:pStyle w:val="ListParagraph"/>
        <w:rPr>
          <w:rFonts w:eastAsiaTheme="majorEastAsia"/>
        </w:rPr>
      </w:pPr>
    </w:p>
    <w:p w14:paraId="32AC6358" w14:textId="3BCB9DD4" w:rsidR="001E24D0" w:rsidRDefault="001E24D0" w:rsidP="001E24D0">
      <w:pPr>
        <w:pStyle w:val="ListParagraph"/>
        <w:numPr>
          <w:ilvl w:val="0"/>
          <w:numId w:val="23"/>
        </w:numPr>
        <w:rPr>
          <w:rFonts w:eastAsiaTheme="majorEastAsia"/>
        </w:rPr>
      </w:pPr>
      <w:r w:rsidRPr="001E24D0">
        <w:rPr>
          <w:rFonts w:eastAsiaTheme="majorEastAsia"/>
        </w:rPr>
        <w:t>Marketing Risks – Selling our product too cheap could cause consumers to think that it is inferior and selling too expensive could cause consumers to question the purchase of our product.</w:t>
      </w:r>
    </w:p>
    <w:p w14:paraId="0D729101" w14:textId="77777777" w:rsidR="00AD51F8" w:rsidRPr="00AD51F8" w:rsidRDefault="00AD51F8" w:rsidP="00AD51F8">
      <w:pPr>
        <w:rPr>
          <w:rFonts w:eastAsiaTheme="majorEastAsia"/>
        </w:rPr>
      </w:pPr>
    </w:p>
    <w:p w14:paraId="07206AE6" w14:textId="02F97615" w:rsidR="001E24D0" w:rsidRDefault="001E24D0" w:rsidP="001E24D0">
      <w:pPr>
        <w:pStyle w:val="ListParagraph"/>
        <w:numPr>
          <w:ilvl w:val="0"/>
          <w:numId w:val="23"/>
        </w:numPr>
        <w:rPr>
          <w:rFonts w:eastAsiaTheme="majorEastAsia"/>
        </w:rPr>
      </w:pPr>
      <w:r w:rsidRPr="001E24D0">
        <w:rPr>
          <w:rFonts w:eastAsiaTheme="majorEastAsia"/>
        </w:rPr>
        <w:t>Market Trends – There could be a brand new hobby, game or product to take the world by storm. Example: The Rubik’s Cube, Planking, Hover Boards to name a few. Consumers could possibl</w:t>
      </w:r>
      <w:r w:rsidR="00B9435C">
        <w:rPr>
          <w:rFonts w:eastAsiaTheme="majorEastAsia"/>
        </w:rPr>
        <w:t>y</w:t>
      </w:r>
      <w:r w:rsidRPr="001E24D0">
        <w:rPr>
          <w:rFonts w:eastAsiaTheme="majorEastAsia"/>
        </w:rPr>
        <w:t xml:space="preserve"> be swung by these trends and have a declined interest in gardening or our product.</w:t>
      </w:r>
    </w:p>
    <w:p w14:paraId="7C0BC642" w14:textId="77777777" w:rsidR="001E24D0" w:rsidRPr="001E24D0" w:rsidRDefault="001E24D0" w:rsidP="001E24D0">
      <w:pPr>
        <w:pStyle w:val="ListParagraph"/>
        <w:rPr>
          <w:rFonts w:eastAsiaTheme="majorEastAsia"/>
        </w:rPr>
      </w:pPr>
    </w:p>
    <w:p w14:paraId="01B1A05F" w14:textId="6AC1D94B" w:rsidR="001E24D0" w:rsidRDefault="001E24D0" w:rsidP="001E24D0">
      <w:pPr>
        <w:pStyle w:val="ListParagraph"/>
        <w:numPr>
          <w:ilvl w:val="0"/>
          <w:numId w:val="23"/>
        </w:numPr>
        <w:rPr>
          <w:rFonts w:eastAsiaTheme="majorEastAsia"/>
        </w:rPr>
      </w:pPr>
      <w:r w:rsidRPr="001E24D0">
        <w:rPr>
          <w:rFonts w:eastAsiaTheme="majorEastAsia"/>
        </w:rPr>
        <w:t>Brand Risk – Our product “GardenMates” could possibly not be accepted by the gardening community. Where our team feels that the word “mates” is friendly and colonial Australian, our target consumer may feel the term is not appropriate for a product that they would buy or have in their home.</w:t>
      </w:r>
    </w:p>
    <w:p w14:paraId="29BA1440" w14:textId="77777777" w:rsidR="001E24D0" w:rsidRPr="001E24D0" w:rsidRDefault="001E24D0" w:rsidP="001E24D0">
      <w:pPr>
        <w:pStyle w:val="ListParagraph"/>
        <w:rPr>
          <w:rFonts w:eastAsiaTheme="majorEastAsia"/>
        </w:rPr>
      </w:pPr>
    </w:p>
    <w:p w14:paraId="16621370" w14:textId="4C416C97" w:rsidR="001E24D0" w:rsidRDefault="001E24D0" w:rsidP="001E24D0">
      <w:pPr>
        <w:pStyle w:val="ListParagraph"/>
        <w:numPr>
          <w:ilvl w:val="0"/>
          <w:numId w:val="23"/>
        </w:numPr>
        <w:rPr>
          <w:rFonts w:eastAsiaTheme="majorEastAsia"/>
        </w:rPr>
      </w:pPr>
      <w:r w:rsidRPr="001E24D0">
        <w:rPr>
          <w:rFonts w:eastAsiaTheme="majorEastAsia"/>
        </w:rPr>
        <w:t xml:space="preserve">Reputation – A bad review on App Store or Google Play could seriously damage the products reputation and consumer confidence. There is also the risk that a competitor </w:t>
      </w:r>
      <w:r w:rsidR="00285192">
        <w:rPr>
          <w:rFonts w:eastAsiaTheme="majorEastAsia"/>
        </w:rPr>
        <w:t>could</w:t>
      </w:r>
      <w:r w:rsidRPr="001E24D0">
        <w:rPr>
          <w:rFonts w:eastAsiaTheme="majorEastAsia"/>
        </w:rPr>
        <w:t xml:space="preserve"> give multiple false comments and ratings.</w:t>
      </w:r>
    </w:p>
    <w:p w14:paraId="3CE4ABFE" w14:textId="77777777" w:rsidR="001E24D0" w:rsidRPr="001E24D0" w:rsidRDefault="001E24D0" w:rsidP="001E24D0">
      <w:pPr>
        <w:pStyle w:val="ListParagraph"/>
        <w:rPr>
          <w:rFonts w:eastAsiaTheme="majorEastAsia"/>
        </w:rPr>
      </w:pPr>
    </w:p>
    <w:p w14:paraId="1ADC97D3" w14:textId="2AE2A7A9" w:rsidR="00E9097A" w:rsidRPr="00B95312" w:rsidRDefault="001E24D0" w:rsidP="00E9097A">
      <w:pPr>
        <w:pStyle w:val="ListParagraph"/>
        <w:numPr>
          <w:ilvl w:val="0"/>
          <w:numId w:val="23"/>
        </w:numPr>
        <w:rPr>
          <w:rFonts w:eastAsiaTheme="majorEastAsia"/>
        </w:rPr>
      </w:pPr>
      <w:r w:rsidRPr="001E24D0">
        <w:rPr>
          <w:rFonts w:eastAsiaTheme="majorEastAsia"/>
        </w:rPr>
        <w:lastRenderedPageBreak/>
        <w:t>Appealing Design – Users may in fact not like our icons and the flow of the application. They might not understand the help and support pages or not like the language. The colo</w:t>
      </w:r>
      <w:r>
        <w:rPr>
          <w:rFonts w:eastAsiaTheme="majorEastAsia"/>
        </w:rPr>
        <w:t>u</w:t>
      </w:r>
      <w:r w:rsidRPr="001E24D0">
        <w:rPr>
          <w:rFonts w:eastAsiaTheme="majorEastAsia"/>
        </w:rPr>
        <w:t>r scheme albeit might appeal to our team, could in fact be a negative for us as users may find certain colo</w:t>
      </w:r>
      <w:r>
        <w:rPr>
          <w:rFonts w:eastAsiaTheme="majorEastAsia"/>
        </w:rPr>
        <w:t>u</w:t>
      </w:r>
      <w:r w:rsidRPr="001E24D0">
        <w:rPr>
          <w:rFonts w:eastAsiaTheme="majorEastAsia"/>
        </w:rPr>
        <w:t>r schemes more appealing.</w:t>
      </w:r>
    </w:p>
    <w:p w14:paraId="2C69611D" w14:textId="31058BE4" w:rsidR="00E9097A" w:rsidRDefault="00E9097A" w:rsidP="00E9097A">
      <w:pPr>
        <w:pStyle w:val="Heading3"/>
      </w:pPr>
      <w:bookmarkStart w:id="365" w:name="_Toc32556954"/>
      <w:r>
        <w:t>Group Process and Communication</w:t>
      </w:r>
      <w:bookmarkEnd w:id="365"/>
    </w:p>
    <w:p w14:paraId="10B19484" w14:textId="2585D478" w:rsidR="002F0211" w:rsidRDefault="002F0211" w:rsidP="002F0211">
      <w:pPr>
        <w:rPr>
          <w:rFonts w:eastAsiaTheme="majorEastAsia"/>
          <w:lang w:eastAsia="en-US"/>
        </w:rPr>
      </w:pPr>
      <w:ins w:id="366" w:author="Brian Dean" w:date="2020-02-09T18:09:00Z">
        <w:r>
          <w:rPr>
            <w:rFonts w:eastAsiaTheme="majorEastAsia"/>
            <w:lang w:eastAsia="en-US"/>
          </w:rPr>
          <w:t>W</w:t>
        </w:r>
        <w:r w:rsidRPr="002F0211">
          <w:rPr>
            <w:rFonts w:eastAsiaTheme="majorEastAsia"/>
            <w:lang w:eastAsia="en-US"/>
          </w:rPr>
          <w:t>e have found that communications have been as per previous assignment, very smooth and productive. The tools we used mostly were Microsoft Teams and Zoom Cloud Meeting. Our team members would poll for a time that was suitable for everyone and fortunately we would all be able to come together once per week.</w:t>
        </w:r>
      </w:ins>
    </w:p>
    <w:p w14:paraId="1A34D58A" w14:textId="77777777" w:rsidR="00AD51F8" w:rsidRPr="002F0211" w:rsidRDefault="00AD51F8" w:rsidP="002F0211">
      <w:pPr>
        <w:rPr>
          <w:ins w:id="367" w:author="Brian Dean" w:date="2020-02-09T18:09:00Z"/>
          <w:rFonts w:eastAsiaTheme="majorEastAsia"/>
          <w:lang w:eastAsia="en-US"/>
        </w:rPr>
      </w:pPr>
    </w:p>
    <w:p w14:paraId="079B40EE" w14:textId="77F0CFB8" w:rsidR="002F0211" w:rsidRDefault="002F0211" w:rsidP="002F0211">
      <w:pPr>
        <w:rPr>
          <w:rFonts w:eastAsiaTheme="majorEastAsia"/>
          <w:lang w:eastAsia="en-US"/>
        </w:rPr>
      </w:pPr>
      <w:ins w:id="368" w:author="Brian Dean" w:date="2020-02-09T18:09:00Z">
        <w:r w:rsidRPr="002F0211">
          <w:rPr>
            <w:rFonts w:eastAsiaTheme="majorEastAsia"/>
            <w:lang w:eastAsia="en-US"/>
          </w:rPr>
          <w:t xml:space="preserve">This assignment however our communication was slightly different to the last one as previously our assignment was taking place over Christmas and New Year. This assignment however was more demanding on communications for us as the majority of our team members had to return </w:t>
        </w:r>
      </w:ins>
      <w:ins w:id="369" w:author="Brian Dean" w:date="2020-02-10T08:06:00Z">
        <w:r w:rsidR="0078086B">
          <w:rPr>
            <w:rFonts w:eastAsiaTheme="majorEastAsia"/>
            <w:lang w:eastAsia="en-US"/>
          </w:rPr>
          <w:t xml:space="preserve">to </w:t>
        </w:r>
      </w:ins>
      <w:ins w:id="370" w:author="Brian Dean" w:date="2020-02-09T18:09:00Z">
        <w:r w:rsidRPr="002F0211">
          <w:rPr>
            <w:rFonts w:eastAsiaTheme="majorEastAsia"/>
            <w:lang w:eastAsia="en-US"/>
          </w:rPr>
          <w:t>demanding work commitments and some members were dealing with getting children back to school or returning home from holidays.</w:t>
        </w:r>
      </w:ins>
    </w:p>
    <w:p w14:paraId="6C5DB5B6" w14:textId="77777777" w:rsidR="00AD51F8" w:rsidRPr="002F0211" w:rsidRDefault="00AD51F8" w:rsidP="002F0211">
      <w:pPr>
        <w:rPr>
          <w:ins w:id="371" w:author="Brian Dean" w:date="2020-02-09T18:09:00Z"/>
          <w:rFonts w:eastAsiaTheme="majorEastAsia"/>
          <w:lang w:eastAsia="en-US"/>
        </w:rPr>
      </w:pPr>
    </w:p>
    <w:p w14:paraId="6A16AE0B" w14:textId="6210E84C" w:rsidR="002F0211" w:rsidRDefault="002F0211" w:rsidP="002F0211">
      <w:pPr>
        <w:rPr>
          <w:rFonts w:eastAsiaTheme="majorEastAsia"/>
          <w:lang w:eastAsia="en-US"/>
        </w:rPr>
      </w:pPr>
      <w:ins w:id="372" w:author="Brian Dean" w:date="2020-02-09T18:09:00Z">
        <w:r w:rsidRPr="002F0211">
          <w:rPr>
            <w:rFonts w:eastAsiaTheme="majorEastAsia"/>
            <w:lang w:eastAsia="en-US"/>
          </w:rPr>
          <w:t>Most often during our cloud meetings we would close by agreeing on a time for the next meeting. In the beginning once tasks were divided it would we would meet once a week but towards the final three weeks, often enough we would try to meet every three days to check on each other progress or assist each other if there were difficulties.</w:t>
        </w:r>
      </w:ins>
    </w:p>
    <w:p w14:paraId="3DAC9C14" w14:textId="77777777" w:rsidR="00AD51F8" w:rsidRPr="002F0211" w:rsidRDefault="00AD51F8" w:rsidP="002F0211">
      <w:pPr>
        <w:rPr>
          <w:ins w:id="373" w:author="Brian Dean" w:date="2020-02-09T18:09:00Z"/>
          <w:rFonts w:eastAsiaTheme="majorEastAsia"/>
          <w:lang w:eastAsia="en-US"/>
        </w:rPr>
      </w:pPr>
    </w:p>
    <w:p w14:paraId="031FD60F" w14:textId="21EC7765" w:rsidR="002F0211" w:rsidRDefault="002F0211" w:rsidP="002F0211">
      <w:pPr>
        <w:rPr>
          <w:rFonts w:eastAsiaTheme="majorEastAsia"/>
          <w:lang w:eastAsia="en-US"/>
        </w:rPr>
      </w:pPr>
      <w:ins w:id="374" w:author="Brian Dean" w:date="2020-02-09T18:09:00Z">
        <w:r w:rsidRPr="002F0211">
          <w:rPr>
            <w:rFonts w:eastAsiaTheme="majorEastAsia"/>
            <w:lang w:eastAsia="en-US"/>
          </w:rPr>
          <w:t xml:space="preserve">Our team agrees that because this was a new project, ideally to meet in person at a conference table and sketch the plans, our ideas and notes on a whiteboard would </w:t>
        </w:r>
      </w:ins>
      <w:r w:rsidR="00AD51F8">
        <w:rPr>
          <w:rFonts w:eastAsiaTheme="majorEastAsia"/>
          <w:lang w:eastAsia="en-US"/>
        </w:rPr>
        <w:t xml:space="preserve">have </w:t>
      </w:r>
      <w:ins w:id="375" w:author="Brian Dean" w:date="2020-02-09T18:09:00Z">
        <w:r w:rsidRPr="002F0211">
          <w:rPr>
            <w:rFonts w:eastAsiaTheme="majorEastAsia"/>
            <w:lang w:eastAsia="en-US"/>
          </w:rPr>
          <w:t>been the most effective. Communicating via web conferencing once the project is up and running is fine, but the initial in person meeting would unquestionably have gotten us started of much smoother.</w:t>
        </w:r>
      </w:ins>
    </w:p>
    <w:p w14:paraId="07AD2627" w14:textId="77777777" w:rsidR="00AD51F8" w:rsidRPr="002F0211" w:rsidRDefault="00AD51F8" w:rsidP="002F0211">
      <w:pPr>
        <w:rPr>
          <w:ins w:id="376" w:author="Brian Dean" w:date="2020-02-09T18:09:00Z"/>
          <w:rFonts w:eastAsiaTheme="majorEastAsia"/>
          <w:lang w:eastAsia="en-US"/>
        </w:rPr>
      </w:pPr>
    </w:p>
    <w:p w14:paraId="3CD47402" w14:textId="7763ACCD" w:rsidR="00E9097A" w:rsidRDefault="002F0211" w:rsidP="002F0211">
      <w:pPr>
        <w:rPr>
          <w:rFonts w:eastAsiaTheme="majorEastAsia"/>
          <w:lang w:eastAsia="en-US"/>
        </w:rPr>
      </w:pPr>
      <w:ins w:id="377" w:author="Brian Dean" w:date="2020-02-09T18:09:00Z">
        <w:r w:rsidRPr="002F0211">
          <w:rPr>
            <w:rFonts w:eastAsiaTheme="majorEastAsia"/>
            <w:lang w:eastAsia="en-US"/>
          </w:rPr>
          <w:t xml:space="preserve">We did not have any group members not responding other than the two members as previous assignment that were uncontactable. It was easy to see via Microsoft Teams that members were checking messages at least once a day and being involved in the discussions and problem solving. As per previous assignment, we had already agreed that </w:t>
        </w:r>
      </w:ins>
      <w:ins w:id="378" w:author="Brian Dean" w:date="2020-02-10T08:06:00Z">
        <w:r w:rsidR="0078086B">
          <w:rPr>
            <w:rFonts w:eastAsiaTheme="majorEastAsia"/>
            <w:lang w:eastAsia="en-US"/>
          </w:rPr>
          <w:t>i</w:t>
        </w:r>
      </w:ins>
      <w:ins w:id="379" w:author="Brian Dean" w:date="2020-02-09T18:09:00Z">
        <w:r w:rsidRPr="002F0211">
          <w:rPr>
            <w:rFonts w:eastAsiaTheme="majorEastAsia"/>
            <w:lang w:eastAsia="en-US"/>
          </w:rPr>
          <w:t>f</w:t>
        </w:r>
      </w:ins>
      <w:del w:id="380" w:author="Brian Dean" w:date="2020-02-10T08:06:00Z">
        <w:r w:rsidRPr="002F0211">
          <w:rPr>
            <w:rFonts w:eastAsiaTheme="majorEastAsia"/>
            <w:lang w:eastAsia="en-US"/>
          </w:rPr>
          <w:delText>ff</w:delText>
        </w:r>
      </w:del>
      <w:ins w:id="381" w:author="Brian Dean" w:date="2020-02-09T18:09:00Z">
        <w:r w:rsidRPr="002F0211">
          <w:rPr>
            <w:rFonts w:eastAsiaTheme="majorEastAsia"/>
            <w:lang w:eastAsia="en-US"/>
          </w:rPr>
          <w:t xml:space="preserve"> for some reason a member was not responding, the tasks would be divided up and each member would volunteer to take on the task.</w:t>
        </w:r>
      </w:ins>
    </w:p>
    <w:p w14:paraId="09FDB9FE" w14:textId="65D4EB8F" w:rsidR="00E9097A" w:rsidRDefault="00E9097A" w:rsidP="00E9097A">
      <w:pPr>
        <w:rPr>
          <w:rFonts w:eastAsiaTheme="majorEastAsia"/>
          <w:lang w:eastAsia="en-US"/>
        </w:rPr>
      </w:pPr>
    </w:p>
    <w:p w14:paraId="345DC62F" w14:textId="0C88CEDF" w:rsidR="00E9097A" w:rsidRDefault="00E9097A" w:rsidP="00E9097A">
      <w:pPr>
        <w:rPr>
          <w:rFonts w:eastAsiaTheme="majorEastAsia"/>
          <w:lang w:eastAsia="en-US"/>
        </w:rPr>
      </w:pPr>
    </w:p>
    <w:p w14:paraId="7774F3A9" w14:textId="5CB49281" w:rsidR="00E9097A" w:rsidRDefault="00E9097A" w:rsidP="00E9097A">
      <w:pPr>
        <w:rPr>
          <w:rFonts w:eastAsiaTheme="majorEastAsia"/>
          <w:lang w:eastAsia="en-US"/>
        </w:rPr>
      </w:pPr>
    </w:p>
    <w:p w14:paraId="16653F4D" w14:textId="453A17AF" w:rsidR="00E9097A" w:rsidRDefault="00E9097A" w:rsidP="00E9097A">
      <w:pPr>
        <w:rPr>
          <w:rFonts w:eastAsiaTheme="majorEastAsia"/>
          <w:lang w:eastAsia="en-US"/>
        </w:rPr>
      </w:pPr>
    </w:p>
    <w:p w14:paraId="7594B118" w14:textId="77777777" w:rsidR="00E4417D" w:rsidRDefault="00E4417D" w:rsidP="00E9097A">
      <w:pPr>
        <w:pStyle w:val="Heading3"/>
      </w:pPr>
    </w:p>
    <w:p w14:paraId="0F3BD496" w14:textId="77777777" w:rsidR="00E4417D" w:rsidRDefault="00E4417D" w:rsidP="00E9097A">
      <w:pPr>
        <w:pStyle w:val="Heading3"/>
      </w:pPr>
    </w:p>
    <w:p w14:paraId="7ECB55C0" w14:textId="77777777" w:rsidR="00E4417D" w:rsidRDefault="00E4417D" w:rsidP="00E9097A">
      <w:pPr>
        <w:pStyle w:val="Heading3"/>
      </w:pPr>
    </w:p>
    <w:p w14:paraId="44250340" w14:textId="77777777" w:rsidR="00E4417D" w:rsidRDefault="00E4417D" w:rsidP="00E9097A">
      <w:pPr>
        <w:pStyle w:val="Heading3"/>
      </w:pPr>
    </w:p>
    <w:p w14:paraId="590FC2D8" w14:textId="77777777" w:rsidR="00E4417D" w:rsidRDefault="00E4417D" w:rsidP="00E9097A">
      <w:pPr>
        <w:pStyle w:val="Heading3"/>
      </w:pPr>
    </w:p>
    <w:p w14:paraId="00831A73" w14:textId="77777777" w:rsidR="00E4417D" w:rsidRDefault="00E4417D" w:rsidP="00E9097A">
      <w:pPr>
        <w:pStyle w:val="Heading3"/>
      </w:pPr>
    </w:p>
    <w:p w14:paraId="7E3B64A7" w14:textId="77777777" w:rsidR="00E4417D" w:rsidRDefault="00E4417D" w:rsidP="00E9097A">
      <w:pPr>
        <w:pStyle w:val="Heading3"/>
      </w:pPr>
    </w:p>
    <w:p w14:paraId="3D557E93" w14:textId="77777777" w:rsidR="00E4417D" w:rsidRDefault="00E4417D">
      <w:pPr>
        <w:spacing w:after="160" w:line="259" w:lineRule="auto"/>
        <w:jc w:val="left"/>
        <w:rPr>
          <w:rFonts w:eastAsiaTheme="majorEastAsia" w:cstheme="majorBidi"/>
          <w:b/>
          <w:color w:val="81CD3B"/>
          <w:lang w:eastAsia="en-US"/>
        </w:rPr>
      </w:pPr>
      <w:r>
        <w:br w:type="page"/>
      </w:r>
    </w:p>
    <w:p w14:paraId="60AB5C94" w14:textId="4B48A7AD" w:rsidR="00E9097A" w:rsidRDefault="00E9097A" w:rsidP="00E9097A">
      <w:pPr>
        <w:pStyle w:val="Heading3"/>
      </w:pPr>
      <w:bookmarkStart w:id="382" w:name="_Toc32556955"/>
      <w:r>
        <w:lastRenderedPageBreak/>
        <w:t>Skills and Jobs</w:t>
      </w:r>
      <w:bookmarkEnd w:id="382"/>
    </w:p>
    <w:p w14:paraId="341A0CCB" w14:textId="18DED1E4" w:rsidR="009F44F8" w:rsidRDefault="009F44F8" w:rsidP="007B1B54">
      <w:pPr>
        <w:rPr>
          <w:rFonts w:eastAsiaTheme="majorEastAsia"/>
          <w:lang w:eastAsia="en-US"/>
        </w:rPr>
      </w:pPr>
      <w:r>
        <w:rPr>
          <w:rFonts w:eastAsiaTheme="majorEastAsia"/>
          <w:lang w:eastAsia="en-US"/>
        </w:rPr>
        <w:t>Manager</w:t>
      </w:r>
      <w:r w:rsidR="00E4417D">
        <w:rPr>
          <w:rFonts w:eastAsiaTheme="majorEastAsia"/>
          <w:lang w:eastAsia="en-US"/>
        </w:rPr>
        <w:t>(Project Lead)</w:t>
      </w:r>
    </w:p>
    <w:p w14:paraId="7B915E5F" w14:textId="77777777" w:rsidR="009F44F8" w:rsidRDefault="009F44F8" w:rsidP="007B1B54">
      <w:pPr>
        <w:rPr>
          <w:rFonts w:eastAsiaTheme="majorEastAsia"/>
          <w:lang w:eastAsia="en-US"/>
        </w:rPr>
      </w:pPr>
    </w:p>
    <w:p w14:paraId="358932DE" w14:textId="73B305E1" w:rsidR="00E9097A" w:rsidRDefault="00B01F63" w:rsidP="007B1B54">
      <w:pPr>
        <w:rPr>
          <w:rFonts w:eastAsiaTheme="majorEastAsia"/>
          <w:lang w:eastAsia="en-US"/>
        </w:rPr>
      </w:pPr>
      <w:r>
        <w:rPr>
          <w:rFonts w:eastAsiaTheme="majorEastAsia"/>
          <w:lang w:eastAsia="en-US"/>
        </w:rPr>
        <w:t>As detailed in the section on roles earlier in this document the Project Lead would be the CIO, with skills and qualifications as outlined below.</w:t>
      </w:r>
    </w:p>
    <w:p w14:paraId="192FBD6F" w14:textId="77777777" w:rsidR="00E4417D" w:rsidRDefault="00E4417D"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E4417D" w:rsidRPr="00B95312" w14:paraId="3CA3345A" w14:textId="77777777" w:rsidTr="00E76026">
        <w:trPr>
          <w:gridAfter w:val="1"/>
          <w:wAfter w:w="7" w:type="dxa"/>
        </w:trPr>
        <w:tc>
          <w:tcPr>
            <w:tcW w:w="1838" w:type="dxa"/>
            <w:shd w:val="clear" w:color="auto" w:fill="F2F2F2" w:themeFill="background1" w:themeFillShade="F2"/>
          </w:tcPr>
          <w:p w14:paraId="1848A301" w14:textId="77777777" w:rsidR="00E4417D" w:rsidRPr="00B95312" w:rsidRDefault="00E4417D" w:rsidP="00E76026">
            <w:pPr>
              <w:rPr>
                <w:b/>
                <w:bCs/>
                <w:szCs w:val="22"/>
              </w:rPr>
            </w:pPr>
            <w:r w:rsidRPr="00B95312">
              <w:rPr>
                <w:b/>
                <w:bCs/>
                <w:szCs w:val="22"/>
              </w:rPr>
              <w:t>Title:</w:t>
            </w:r>
          </w:p>
        </w:tc>
        <w:tc>
          <w:tcPr>
            <w:tcW w:w="3101" w:type="dxa"/>
          </w:tcPr>
          <w:p w14:paraId="35A20F91" w14:textId="77777777" w:rsidR="00E4417D" w:rsidRPr="00B95312" w:rsidRDefault="00E4417D" w:rsidP="00E76026">
            <w:pPr>
              <w:rPr>
                <w:szCs w:val="22"/>
              </w:rPr>
            </w:pPr>
            <w:r w:rsidRPr="00B95312">
              <w:rPr>
                <w:szCs w:val="22"/>
              </w:rPr>
              <w:t>Chief Information Officer</w:t>
            </w:r>
          </w:p>
        </w:tc>
        <w:tc>
          <w:tcPr>
            <w:tcW w:w="1806" w:type="dxa"/>
            <w:shd w:val="clear" w:color="auto" w:fill="F2F2F2" w:themeFill="background1" w:themeFillShade="F2"/>
          </w:tcPr>
          <w:p w14:paraId="253BFBFA" w14:textId="77777777" w:rsidR="00E4417D" w:rsidRPr="00B95312" w:rsidRDefault="002F4DCD" w:rsidP="00E76026">
            <w:pPr>
              <w:rPr>
                <w:b/>
                <w:bCs/>
                <w:szCs w:val="22"/>
              </w:rPr>
            </w:pPr>
            <w:sdt>
              <w:sdtPr>
                <w:rPr>
                  <w:b/>
                  <w:bCs/>
                  <w:szCs w:val="22"/>
                </w:rPr>
                <w:alias w:val="Job Category:"/>
                <w:tag w:val="Job Category:"/>
                <w:id w:val="-106431722"/>
                <w:placeholder>
                  <w:docPart w:val="3F4B1801780B4F5E9D8CC5FD65BFFF14"/>
                </w:placeholder>
                <w:temporary/>
                <w:showingPlcHdr/>
                <w15:appearance w15:val="hidden"/>
              </w:sdtPr>
              <w:sdtContent>
                <w:r w:rsidR="00E4417D" w:rsidRPr="00B95312">
                  <w:rPr>
                    <w:b/>
                    <w:bCs/>
                    <w:szCs w:val="22"/>
                  </w:rPr>
                  <w:t>Job Category</w:t>
                </w:r>
              </w:sdtContent>
            </w:sdt>
            <w:r w:rsidR="00E4417D" w:rsidRPr="00B95312">
              <w:rPr>
                <w:b/>
                <w:bCs/>
                <w:szCs w:val="22"/>
              </w:rPr>
              <w:t>:</w:t>
            </w:r>
          </w:p>
        </w:tc>
        <w:tc>
          <w:tcPr>
            <w:tcW w:w="2605" w:type="dxa"/>
          </w:tcPr>
          <w:p w14:paraId="093E788B" w14:textId="77777777" w:rsidR="00E4417D" w:rsidRPr="00B95312" w:rsidRDefault="00E4417D" w:rsidP="00E76026">
            <w:pPr>
              <w:rPr>
                <w:szCs w:val="22"/>
              </w:rPr>
            </w:pPr>
            <w:r w:rsidRPr="00B95312">
              <w:rPr>
                <w:szCs w:val="22"/>
              </w:rPr>
              <w:t>Technical</w:t>
            </w:r>
          </w:p>
        </w:tc>
      </w:tr>
      <w:tr w:rsidR="00E4417D" w:rsidRPr="00B95312" w14:paraId="2CC08127" w14:textId="77777777" w:rsidTr="00E76026">
        <w:trPr>
          <w:gridAfter w:val="1"/>
          <w:wAfter w:w="7" w:type="dxa"/>
        </w:trPr>
        <w:tc>
          <w:tcPr>
            <w:tcW w:w="1838" w:type="dxa"/>
            <w:shd w:val="clear" w:color="auto" w:fill="F2F2F2" w:themeFill="background1" w:themeFillShade="F2"/>
          </w:tcPr>
          <w:p w14:paraId="5C1C41F3" w14:textId="77777777" w:rsidR="00E4417D" w:rsidRPr="00B95312" w:rsidRDefault="00E4417D" w:rsidP="00E76026">
            <w:pPr>
              <w:rPr>
                <w:b/>
                <w:bCs/>
                <w:szCs w:val="22"/>
              </w:rPr>
            </w:pPr>
            <w:r w:rsidRPr="00B95312">
              <w:rPr>
                <w:b/>
                <w:bCs/>
                <w:szCs w:val="22"/>
              </w:rPr>
              <w:t>Group:</w:t>
            </w:r>
          </w:p>
        </w:tc>
        <w:tc>
          <w:tcPr>
            <w:tcW w:w="3101" w:type="dxa"/>
          </w:tcPr>
          <w:p w14:paraId="431AFEA3" w14:textId="77777777" w:rsidR="00E4417D" w:rsidRPr="00B95312" w:rsidRDefault="00E4417D" w:rsidP="00E76026">
            <w:pPr>
              <w:rPr>
                <w:szCs w:val="22"/>
              </w:rPr>
            </w:pPr>
            <w:r w:rsidRPr="00B95312">
              <w:rPr>
                <w:szCs w:val="22"/>
              </w:rPr>
              <w:t>G6 Internet Explorers Team</w:t>
            </w:r>
          </w:p>
        </w:tc>
        <w:tc>
          <w:tcPr>
            <w:tcW w:w="1806" w:type="dxa"/>
            <w:shd w:val="clear" w:color="auto" w:fill="F2F2F2" w:themeFill="background1" w:themeFillShade="F2"/>
          </w:tcPr>
          <w:p w14:paraId="7DA79A9D" w14:textId="77777777" w:rsidR="00E4417D" w:rsidRPr="00B95312" w:rsidRDefault="00E4417D" w:rsidP="00E76026">
            <w:pPr>
              <w:rPr>
                <w:b/>
                <w:bCs/>
                <w:szCs w:val="22"/>
              </w:rPr>
            </w:pPr>
            <w:r w:rsidRPr="00B95312">
              <w:rPr>
                <w:b/>
                <w:bCs/>
                <w:szCs w:val="22"/>
              </w:rPr>
              <w:t>Salary Range:</w:t>
            </w:r>
          </w:p>
        </w:tc>
        <w:tc>
          <w:tcPr>
            <w:tcW w:w="2605" w:type="dxa"/>
          </w:tcPr>
          <w:p w14:paraId="21E36C5A" w14:textId="77777777" w:rsidR="00E4417D" w:rsidRPr="00B95312" w:rsidRDefault="00E4417D" w:rsidP="00E76026">
            <w:pPr>
              <w:rPr>
                <w:szCs w:val="22"/>
              </w:rPr>
            </w:pPr>
            <w:r w:rsidRPr="00B95312">
              <w:rPr>
                <w:szCs w:val="22"/>
              </w:rPr>
              <w:t>Neg.</w:t>
            </w:r>
          </w:p>
        </w:tc>
      </w:tr>
      <w:tr w:rsidR="00E4417D" w:rsidRPr="00B95312" w14:paraId="369DC8CF" w14:textId="77777777" w:rsidTr="00E76026">
        <w:tc>
          <w:tcPr>
            <w:tcW w:w="9357" w:type="dxa"/>
            <w:gridSpan w:val="5"/>
            <w:tcBorders>
              <w:top w:val="nil"/>
            </w:tcBorders>
            <w:shd w:val="clear" w:color="auto" w:fill="D9D9D9" w:themeFill="background1" w:themeFillShade="D9"/>
          </w:tcPr>
          <w:p w14:paraId="70278171" w14:textId="2484ED2B" w:rsidR="00E4417D" w:rsidRPr="00B95312" w:rsidRDefault="00E76026" w:rsidP="00E76026">
            <w:pPr>
              <w:rPr>
                <w:b/>
                <w:bCs/>
                <w:szCs w:val="22"/>
              </w:rPr>
            </w:pPr>
            <w:r w:rsidRPr="00B95312">
              <w:rPr>
                <w:b/>
                <w:bCs/>
                <w:szCs w:val="22"/>
              </w:rPr>
              <w:t>Job Description</w:t>
            </w:r>
          </w:p>
        </w:tc>
      </w:tr>
      <w:tr w:rsidR="00E4417D" w:rsidRPr="00B95312" w14:paraId="42F225B0" w14:textId="77777777" w:rsidTr="00E76026">
        <w:tc>
          <w:tcPr>
            <w:tcW w:w="9357" w:type="dxa"/>
            <w:gridSpan w:val="5"/>
            <w:tcMar>
              <w:bottom w:w="115" w:type="dxa"/>
            </w:tcMar>
          </w:tcPr>
          <w:p w14:paraId="5E2D714F" w14:textId="10D9B802" w:rsidR="00E4417D" w:rsidRPr="00B95312" w:rsidRDefault="00E76026" w:rsidP="00E76026">
            <w:pPr>
              <w:rPr>
                <w:b/>
                <w:bCs/>
                <w:szCs w:val="22"/>
              </w:rPr>
            </w:pPr>
            <w:r w:rsidRPr="00B95312">
              <w:rPr>
                <w:b/>
                <w:bCs/>
                <w:szCs w:val="22"/>
              </w:rPr>
              <w:t>Roles and Responsibilities</w:t>
            </w:r>
          </w:p>
          <w:p w14:paraId="1060C1D0" w14:textId="77777777" w:rsidR="00E4417D" w:rsidRPr="00B95312" w:rsidRDefault="00E4417D" w:rsidP="00E76026">
            <w:pPr>
              <w:rPr>
                <w:szCs w:val="22"/>
              </w:rPr>
            </w:pPr>
            <w:r w:rsidRPr="00B95312">
              <w:rPr>
                <w:szCs w:val="22"/>
              </w:rPr>
              <w:t xml:space="preserve">In this role you will be required to run the IT team in developing strategies to benefit the vision of Garden Mates. You will be reporting to the CEO on a regular basis providing up to date IT development strategies. Providing a valuable service in the strategy and vision of where the company will head towards. Keeping up to date with advancing IT technologies and business practices. </w:t>
            </w:r>
          </w:p>
          <w:p w14:paraId="6AF8016E" w14:textId="77777777" w:rsidR="00E4417D" w:rsidRPr="00B95312" w:rsidRDefault="00E4417D" w:rsidP="00E76026">
            <w:pPr>
              <w:rPr>
                <w:szCs w:val="22"/>
              </w:rPr>
            </w:pPr>
          </w:p>
          <w:p w14:paraId="475BD3FE"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Produce development goals and strategies ensuring infrastructure and solutions is meeting expectations and demand with advancing technologies.</w:t>
            </w:r>
          </w:p>
          <w:p w14:paraId="28E09B01"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Effectively prepare and communicate IT guides and practices</w:t>
            </w:r>
          </w:p>
          <w:p w14:paraId="4BA74623"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Deliver major IT solutions within a timely manner</w:t>
            </w:r>
          </w:p>
          <w:p w14:paraId="6B3A7F35"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Automate roles and responsibilities influenced by IOT trends</w:t>
            </w:r>
          </w:p>
          <w:p w14:paraId="3E2F13EF"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Direct existing and new IT systems</w:t>
            </w:r>
          </w:p>
          <w:p w14:paraId="2F1C7F15" w14:textId="77777777" w:rsidR="00E4417D" w:rsidRPr="00B95312" w:rsidRDefault="00E4417D" w:rsidP="00E76026">
            <w:pPr>
              <w:pStyle w:val="ListBullet"/>
              <w:numPr>
                <w:ilvl w:val="0"/>
                <w:numId w:val="0"/>
              </w:numPr>
              <w:rPr>
                <w:rFonts w:ascii="Century Gothic" w:hAnsi="Century Gothic"/>
                <w:sz w:val="22"/>
                <w:szCs w:val="22"/>
              </w:rPr>
            </w:pPr>
          </w:p>
          <w:p w14:paraId="73441880" w14:textId="37D6599E" w:rsidR="00E4417D" w:rsidRPr="00B95312" w:rsidRDefault="00E76026" w:rsidP="00E76026">
            <w:pPr>
              <w:rPr>
                <w:b/>
                <w:bCs/>
                <w:szCs w:val="22"/>
              </w:rPr>
            </w:pPr>
            <w:r w:rsidRPr="00B95312">
              <w:rPr>
                <w:b/>
                <w:bCs/>
                <w:szCs w:val="22"/>
              </w:rPr>
              <w:t>Qualifications and Educational Requirements</w:t>
            </w:r>
          </w:p>
          <w:p w14:paraId="166CD878" w14:textId="77777777" w:rsidR="00E4417D" w:rsidRPr="00B95312" w:rsidRDefault="00E4417D" w:rsidP="00E4417D">
            <w:pPr>
              <w:pStyle w:val="ListParagraph"/>
              <w:numPr>
                <w:ilvl w:val="0"/>
                <w:numId w:val="29"/>
              </w:numPr>
              <w:spacing w:before="30" w:after="30" w:line="240" w:lineRule="auto"/>
              <w:jc w:val="left"/>
            </w:pPr>
            <w:r w:rsidRPr="00B95312">
              <w:t>Bachelor’s Degree in Computer Science</w:t>
            </w:r>
          </w:p>
          <w:p w14:paraId="68B931B5" w14:textId="77777777" w:rsidR="00E4417D" w:rsidRPr="00B95312" w:rsidRDefault="00E4417D" w:rsidP="00E4417D">
            <w:pPr>
              <w:pStyle w:val="ListParagraph"/>
              <w:numPr>
                <w:ilvl w:val="0"/>
                <w:numId w:val="29"/>
              </w:numPr>
              <w:spacing w:before="30" w:after="30" w:line="240" w:lineRule="auto"/>
              <w:jc w:val="left"/>
            </w:pPr>
            <w:r w:rsidRPr="00B95312">
              <w:t>At least 7 years in IT cloud management and business development</w:t>
            </w:r>
          </w:p>
          <w:p w14:paraId="23B4DCD9" w14:textId="77777777" w:rsidR="00E4417D" w:rsidRPr="00B95312" w:rsidRDefault="00E4417D" w:rsidP="00E76026">
            <w:pPr>
              <w:rPr>
                <w:szCs w:val="22"/>
              </w:rPr>
            </w:pPr>
          </w:p>
          <w:p w14:paraId="6C89407A" w14:textId="5C84734E" w:rsidR="00E4417D" w:rsidRPr="00B95312" w:rsidRDefault="00E76026" w:rsidP="00E76026">
            <w:pPr>
              <w:rPr>
                <w:b/>
                <w:bCs/>
                <w:szCs w:val="22"/>
              </w:rPr>
            </w:pPr>
            <w:r w:rsidRPr="00B95312">
              <w:rPr>
                <w:b/>
                <w:bCs/>
                <w:szCs w:val="22"/>
              </w:rPr>
              <w:t>Preferred Skills</w:t>
            </w:r>
          </w:p>
          <w:p w14:paraId="66ACE8F0" w14:textId="77777777" w:rsidR="00E4417D" w:rsidRPr="00B95312" w:rsidRDefault="00E4417D" w:rsidP="00E4417D">
            <w:pPr>
              <w:pStyle w:val="ListParagraph"/>
              <w:numPr>
                <w:ilvl w:val="0"/>
                <w:numId w:val="31"/>
              </w:numPr>
              <w:spacing w:before="30" w:after="30" w:line="240" w:lineRule="auto"/>
              <w:jc w:val="left"/>
            </w:pPr>
            <w:r w:rsidRPr="00B95312">
              <w:t>Strong Oral and written communication skills</w:t>
            </w:r>
          </w:p>
          <w:p w14:paraId="12713521" w14:textId="77777777" w:rsidR="00E4417D" w:rsidRPr="00B95312" w:rsidRDefault="00E4417D" w:rsidP="00E4417D">
            <w:pPr>
              <w:pStyle w:val="ListParagraph"/>
              <w:numPr>
                <w:ilvl w:val="0"/>
                <w:numId w:val="31"/>
              </w:numPr>
              <w:spacing w:before="30" w:after="30" w:line="240" w:lineRule="auto"/>
              <w:jc w:val="left"/>
            </w:pPr>
            <w:r w:rsidRPr="00B95312">
              <w:t>Communicate effectively across cultural boundaries</w:t>
            </w:r>
          </w:p>
          <w:p w14:paraId="1C0FE2B8" w14:textId="77777777" w:rsidR="00E4417D" w:rsidRPr="00B95312" w:rsidRDefault="00E4417D" w:rsidP="00E4417D">
            <w:pPr>
              <w:pStyle w:val="ListParagraph"/>
              <w:numPr>
                <w:ilvl w:val="0"/>
                <w:numId w:val="31"/>
              </w:numPr>
              <w:spacing w:before="30" w:after="30" w:line="240" w:lineRule="auto"/>
              <w:jc w:val="left"/>
            </w:pPr>
            <w:r w:rsidRPr="00B95312">
              <w:t>Planning and budgeting skills</w:t>
            </w:r>
          </w:p>
          <w:p w14:paraId="28797B5F" w14:textId="77777777" w:rsidR="00E4417D" w:rsidRPr="00B95312" w:rsidRDefault="00E4417D" w:rsidP="00E4417D">
            <w:pPr>
              <w:pStyle w:val="ListParagraph"/>
              <w:numPr>
                <w:ilvl w:val="0"/>
                <w:numId w:val="31"/>
              </w:numPr>
              <w:spacing w:before="30" w:after="30" w:line="240" w:lineRule="auto"/>
              <w:jc w:val="left"/>
            </w:pPr>
            <w:r w:rsidRPr="00B95312">
              <w:t>In-depth leadership skills in forming decisive teams</w:t>
            </w:r>
          </w:p>
          <w:p w14:paraId="577EACC6" w14:textId="39597EF9" w:rsidR="00E4417D" w:rsidRPr="00B95312" w:rsidRDefault="00E4417D" w:rsidP="00E76026">
            <w:pPr>
              <w:pStyle w:val="ListParagraph"/>
            </w:pPr>
          </w:p>
          <w:p w14:paraId="3F037178" w14:textId="66C88BD4" w:rsidR="002B371E" w:rsidRPr="00B95312" w:rsidRDefault="00E76026" w:rsidP="00E76026">
            <w:pPr>
              <w:rPr>
                <w:b/>
                <w:bCs/>
                <w:szCs w:val="22"/>
              </w:rPr>
            </w:pPr>
            <w:bookmarkStart w:id="383" w:name="_Hlk32472854"/>
            <w:r w:rsidRPr="00B95312">
              <w:rPr>
                <w:b/>
                <w:bCs/>
                <w:szCs w:val="22"/>
              </w:rPr>
              <w:t>Additional Notes</w:t>
            </w:r>
          </w:p>
          <w:bookmarkEnd w:id="383"/>
          <w:p w14:paraId="0224EA87" w14:textId="1AA3398B" w:rsidR="002B371E" w:rsidRPr="00B95312" w:rsidRDefault="002B371E" w:rsidP="002B371E">
            <w:pPr>
              <w:pStyle w:val="ListParagraph"/>
              <w:numPr>
                <w:ilvl w:val="0"/>
                <w:numId w:val="31"/>
              </w:numPr>
              <w:spacing w:before="30" w:after="30" w:line="240" w:lineRule="auto"/>
              <w:jc w:val="left"/>
            </w:pPr>
            <w:r w:rsidRPr="00B95312">
              <w:t>Work collaboratively</w:t>
            </w:r>
          </w:p>
          <w:p w14:paraId="11279504" w14:textId="77777777" w:rsidR="00E4417D" w:rsidRPr="00B95312" w:rsidRDefault="00E4417D" w:rsidP="00E76026">
            <w:pPr>
              <w:rPr>
                <w:szCs w:val="22"/>
              </w:rPr>
            </w:pPr>
          </w:p>
          <w:p w14:paraId="368C6457" w14:textId="77777777" w:rsidR="00E4417D" w:rsidRPr="00B95312" w:rsidRDefault="00E4417D" w:rsidP="00E76026">
            <w:pPr>
              <w:rPr>
                <w:szCs w:val="22"/>
              </w:rPr>
            </w:pPr>
          </w:p>
        </w:tc>
      </w:tr>
    </w:tbl>
    <w:p w14:paraId="5E9CA0BC" w14:textId="77777777" w:rsidR="00E4417D" w:rsidRPr="00351F54" w:rsidRDefault="00E4417D" w:rsidP="00E4417D"/>
    <w:p w14:paraId="39BF79F0" w14:textId="01B5B579" w:rsidR="009F44F8" w:rsidRDefault="009F44F8" w:rsidP="007B1B54">
      <w:pPr>
        <w:rPr>
          <w:rFonts w:eastAsiaTheme="majorEastAsia"/>
          <w:lang w:eastAsia="en-US"/>
        </w:rPr>
      </w:pPr>
    </w:p>
    <w:p w14:paraId="65101421" w14:textId="77777777" w:rsidR="00E76026" w:rsidRDefault="00E76026" w:rsidP="00B01F63">
      <w:pPr>
        <w:rPr>
          <w:rFonts w:eastAsiaTheme="majorEastAsia"/>
          <w:lang w:eastAsia="en-US"/>
        </w:rPr>
      </w:pPr>
    </w:p>
    <w:p w14:paraId="3E956B39" w14:textId="77777777" w:rsidR="00E76026" w:rsidRDefault="00E76026" w:rsidP="00B01F63">
      <w:pPr>
        <w:rPr>
          <w:rFonts w:eastAsiaTheme="majorEastAsia"/>
          <w:lang w:eastAsia="en-US"/>
        </w:rPr>
      </w:pPr>
    </w:p>
    <w:p w14:paraId="67A77CAD" w14:textId="77777777" w:rsidR="00E76026" w:rsidRDefault="00E76026" w:rsidP="00B01F63">
      <w:pPr>
        <w:rPr>
          <w:rFonts w:eastAsiaTheme="majorEastAsia"/>
          <w:lang w:eastAsia="en-US"/>
        </w:rPr>
      </w:pPr>
    </w:p>
    <w:p w14:paraId="485F8815" w14:textId="77777777" w:rsidR="00E76026" w:rsidRDefault="00E76026" w:rsidP="00B01F63">
      <w:pPr>
        <w:rPr>
          <w:rFonts w:eastAsiaTheme="majorEastAsia"/>
          <w:lang w:eastAsia="en-US"/>
        </w:rPr>
      </w:pPr>
    </w:p>
    <w:p w14:paraId="20DC27A8" w14:textId="77777777" w:rsidR="00E76026" w:rsidRDefault="00E76026" w:rsidP="00B01F63">
      <w:pPr>
        <w:rPr>
          <w:rFonts w:eastAsiaTheme="majorEastAsia"/>
          <w:lang w:eastAsia="en-US"/>
        </w:rPr>
      </w:pPr>
    </w:p>
    <w:p w14:paraId="0A37B8D1" w14:textId="77777777" w:rsidR="00E76026" w:rsidRDefault="00E76026" w:rsidP="00B01F63">
      <w:pPr>
        <w:rPr>
          <w:rFonts w:eastAsiaTheme="majorEastAsia"/>
          <w:lang w:eastAsia="en-US"/>
        </w:rPr>
      </w:pPr>
    </w:p>
    <w:p w14:paraId="76A2C53B" w14:textId="77777777" w:rsidR="00E76026" w:rsidRDefault="00E76026" w:rsidP="00B01F63">
      <w:pPr>
        <w:rPr>
          <w:rFonts w:eastAsiaTheme="majorEastAsia"/>
          <w:lang w:eastAsia="en-US"/>
        </w:rPr>
      </w:pPr>
    </w:p>
    <w:p w14:paraId="78A1508C" w14:textId="77777777" w:rsidR="00E76026" w:rsidRDefault="00E76026" w:rsidP="00B01F63">
      <w:pPr>
        <w:rPr>
          <w:rFonts w:eastAsiaTheme="majorEastAsia"/>
          <w:lang w:eastAsia="en-US"/>
        </w:rPr>
      </w:pPr>
    </w:p>
    <w:p w14:paraId="7F6CE1A0" w14:textId="77777777" w:rsidR="00E76026" w:rsidRDefault="00E76026" w:rsidP="00B01F63">
      <w:pPr>
        <w:rPr>
          <w:rFonts w:eastAsiaTheme="majorEastAsia"/>
          <w:lang w:eastAsia="en-US"/>
        </w:rPr>
      </w:pPr>
    </w:p>
    <w:p w14:paraId="3F44259C" w14:textId="77777777" w:rsidR="00E76026" w:rsidRDefault="00E76026" w:rsidP="00B01F63">
      <w:pPr>
        <w:rPr>
          <w:rFonts w:eastAsiaTheme="majorEastAsia"/>
          <w:lang w:eastAsia="en-US"/>
        </w:rPr>
      </w:pPr>
    </w:p>
    <w:p w14:paraId="6DAC3E49" w14:textId="77777777" w:rsidR="00E76026" w:rsidRDefault="00E76026" w:rsidP="00B01F63">
      <w:pPr>
        <w:rPr>
          <w:rFonts w:eastAsiaTheme="majorEastAsia"/>
          <w:lang w:eastAsia="en-US"/>
        </w:rPr>
      </w:pPr>
    </w:p>
    <w:p w14:paraId="085DCA4E" w14:textId="77777777" w:rsidR="00E76026" w:rsidRDefault="00E76026" w:rsidP="00B01F63">
      <w:pPr>
        <w:rPr>
          <w:rFonts w:eastAsiaTheme="majorEastAsia"/>
          <w:lang w:eastAsia="en-US"/>
        </w:rPr>
      </w:pPr>
    </w:p>
    <w:p w14:paraId="1879A2FC" w14:textId="77777777" w:rsidR="00E76026" w:rsidRDefault="00E76026" w:rsidP="00B01F63">
      <w:pPr>
        <w:rPr>
          <w:rFonts w:eastAsiaTheme="majorEastAsia"/>
          <w:lang w:eastAsia="en-US"/>
        </w:rPr>
      </w:pPr>
    </w:p>
    <w:p w14:paraId="06B38551" w14:textId="1126CC55" w:rsidR="00B01F63" w:rsidRDefault="00B01F63" w:rsidP="00B01F63">
      <w:pPr>
        <w:rPr>
          <w:rFonts w:eastAsiaTheme="majorEastAsia"/>
          <w:lang w:eastAsia="en-US"/>
        </w:rPr>
      </w:pPr>
      <w:r>
        <w:rPr>
          <w:rFonts w:eastAsiaTheme="majorEastAsia"/>
          <w:lang w:eastAsia="en-US"/>
        </w:rPr>
        <w:t>For such a detailed project that spans multiple technologies, cloud computing, software and hardware, a Solutions Architect, with skills and experience as outlined in the following position description</w:t>
      </w:r>
      <w:r w:rsidR="00E76026">
        <w:rPr>
          <w:rFonts w:eastAsiaTheme="majorEastAsia"/>
          <w:lang w:eastAsia="en-US"/>
        </w:rPr>
        <w:t xml:space="preserve"> would be desirable to work collaboratively with all project team members.</w:t>
      </w:r>
    </w:p>
    <w:p w14:paraId="300E26C7" w14:textId="77777777" w:rsidR="00B01F63" w:rsidRDefault="00B01F63" w:rsidP="00B01F63">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B01F63" w:rsidRPr="00B95312" w14:paraId="47C89E43" w14:textId="77777777" w:rsidTr="00E76026">
        <w:trPr>
          <w:gridAfter w:val="1"/>
          <w:wAfter w:w="7" w:type="dxa"/>
        </w:trPr>
        <w:tc>
          <w:tcPr>
            <w:tcW w:w="1838" w:type="dxa"/>
            <w:shd w:val="clear" w:color="auto" w:fill="F2F2F2" w:themeFill="background1" w:themeFillShade="F2"/>
          </w:tcPr>
          <w:p w14:paraId="29F27C88" w14:textId="77777777" w:rsidR="00B01F63" w:rsidRPr="00B95312" w:rsidRDefault="00B01F63" w:rsidP="00E76026">
            <w:pPr>
              <w:rPr>
                <w:b/>
                <w:bCs/>
                <w:szCs w:val="22"/>
              </w:rPr>
            </w:pPr>
            <w:r w:rsidRPr="00B95312">
              <w:rPr>
                <w:b/>
                <w:bCs/>
                <w:szCs w:val="22"/>
              </w:rPr>
              <w:t>Title:</w:t>
            </w:r>
          </w:p>
        </w:tc>
        <w:tc>
          <w:tcPr>
            <w:tcW w:w="3101" w:type="dxa"/>
          </w:tcPr>
          <w:p w14:paraId="56A037E2" w14:textId="77777777" w:rsidR="00B01F63" w:rsidRPr="00B95312" w:rsidRDefault="00B01F63" w:rsidP="00E76026">
            <w:pPr>
              <w:rPr>
                <w:szCs w:val="22"/>
              </w:rPr>
            </w:pPr>
            <w:r w:rsidRPr="00B95312">
              <w:rPr>
                <w:szCs w:val="22"/>
              </w:rPr>
              <w:t>Solution Architect</w:t>
            </w:r>
          </w:p>
        </w:tc>
        <w:tc>
          <w:tcPr>
            <w:tcW w:w="1806" w:type="dxa"/>
            <w:shd w:val="clear" w:color="auto" w:fill="F2F2F2" w:themeFill="background1" w:themeFillShade="F2"/>
          </w:tcPr>
          <w:p w14:paraId="5B8CC812" w14:textId="77777777" w:rsidR="00B01F63" w:rsidRPr="00B95312" w:rsidRDefault="002F4DCD" w:rsidP="00E76026">
            <w:pPr>
              <w:rPr>
                <w:b/>
                <w:bCs/>
                <w:szCs w:val="22"/>
              </w:rPr>
            </w:pPr>
            <w:sdt>
              <w:sdtPr>
                <w:rPr>
                  <w:b/>
                  <w:bCs/>
                  <w:szCs w:val="22"/>
                </w:rPr>
                <w:alias w:val="Job Category:"/>
                <w:tag w:val="Job Category:"/>
                <w:id w:val="1231121561"/>
                <w:placeholder>
                  <w:docPart w:val="D3A795C7BCAC403E9BDFB85ED5FEFEBB"/>
                </w:placeholder>
                <w:temporary/>
                <w:showingPlcHdr/>
                <w15:appearance w15:val="hidden"/>
              </w:sdtPr>
              <w:sdtContent>
                <w:r w:rsidR="00B01F63" w:rsidRPr="00B95312">
                  <w:rPr>
                    <w:b/>
                    <w:bCs/>
                    <w:szCs w:val="22"/>
                  </w:rPr>
                  <w:t>Job Category</w:t>
                </w:r>
              </w:sdtContent>
            </w:sdt>
            <w:r w:rsidR="00B01F63" w:rsidRPr="00B95312">
              <w:rPr>
                <w:b/>
                <w:bCs/>
                <w:szCs w:val="22"/>
              </w:rPr>
              <w:t>:</w:t>
            </w:r>
          </w:p>
        </w:tc>
        <w:tc>
          <w:tcPr>
            <w:tcW w:w="2605" w:type="dxa"/>
          </w:tcPr>
          <w:p w14:paraId="42E434C1" w14:textId="77777777" w:rsidR="00B01F63" w:rsidRPr="00B95312" w:rsidRDefault="00B01F63" w:rsidP="00E76026">
            <w:pPr>
              <w:rPr>
                <w:szCs w:val="22"/>
              </w:rPr>
            </w:pPr>
            <w:r w:rsidRPr="00B95312">
              <w:rPr>
                <w:szCs w:val="22"/>
              </w:rPr>
              <w:t>Technical</w:t>
            </w:r>
          </w:p>
        </w:tc>
      </w:tr>
      <w:tr w:rsidR="00B01F63" w:rsidRPr="00B95312" w14:paraId="76BE2061" w14:textId="77777777" w:rsidTr="00E76026">
        <w:trPr>
          <w:gridAfter w:val="1"/>
          <w:wAfter w:w="7" w:type="dxa"/>
        </w:trPr>
        <w:tc>
          <w:tcPr>
            <w:tcW w:w="1838" w:type="dxa"/>
            <w:shd w:val="clear" w:color="auto" w:fill="F2F2F2" w:themeFill="background1" w:themeFillShade="F2"/>
          </w:tcPr>
          <w:p w14:paraId="766C5B7C" w14:textId="77777777" w:rsidR="00B01F63" w:rsidRPr="00B95312" w:rsidRDefault="00B01F63" w:rsidP="00E76026">
            <w:pPr>
              <w:rPr>
                <w:b/>
                <w:bCs/>
                <w:szCs w:val="22"/>
              </w:rPr>
            </w:pPr>
            <w:r w:rsidRPr="00B95312">
              <w:rPr>
                <w:b/>
                <w:bCs/>
                <w:szCs w:val="22"/>
              </w:rPr>
              <w:t>Group:</w:t>
            </w:r>
          </w:p>
        </w:tc>
        <w:tc>
          <w:tcPr>
            <w:tcW w:w="3101" w:type="dxa"/>
          </w:tcPr>
          <w:p w14:paraId="35FE9A82" w14:textId="77777777" w:rsidR="00B01F63" w:rsidRPr="00B95312" w:rsidRDefault="00B01F63" w:rsidP="00E76026">
            <w:pPr>
              <w:rPr>
                <w:szCs w:val="22"/>
              </w:rPr>
            </w:pPr>
            <w:r w:rsidRPr="00B95312">
              <w:rPr>
                <w:szCs w:val="22"/>
              </w:rPr>
              <w:t>G6 Internet Explorers Team</w:t>
            </w:r>
          </w:p>
        </w:tc>
        <w:tc>
          <w:tcPr>
            <w:tcW w:w="1806" w:type="dxa"/>
            <w:shd w:val="clear" w:color="auto" w:fill="F2F2F2" w:themeFill="background1" w:themeFillShade="F2"/>
          </w:tcPr>
          <w:p w14:paraId="037A4DD0" w14:textId="77777777" w:rsidR="00B01F63" w:rsidRPr="00B95312" w:rsidRDefault="00B01F63" w:rsidP="00E76026">
            <w:pPr>
              <w:rPr>
                <w:b/>
                <w:bCs/>
                <w:szCs w:val="22"/>
              </w:rPr>
            </w:pPr>
            <w:r w:rsidRPr="00B95312">
              <w:rPr>
                <w:b/>
                <w:bCs/>
                <w:szCs w:val="22"/>
              </w:rPr>
              <w:t>Salary Range:</w:t>
            </w:r>
          </w:p>
        </w:tc>
        <w:tc>
          <w:tcPr>
            <w:tcW w:w="2605" w:type="dxa"/>
          </w:tcPr>
          <w:p w14:paraId="0607DD36" w14:textId="77777777" w:rsidR="00B01F63" w:rsidRPr="00B95312" w:rsidRDefault="00B01F63" w:rsidP="00E76026">
            <w:pPr>
              <w:rPr>
                <w:szCs w:val="22"/>
              </w:rPr>
            </w:pPr>
            <w:r w:rsidRPr="00B95312">
              <w:rPr>
                <w:szCs w:val="22"/>
              </w:rPr>
              <w:t>Neg.</w:t>
            </w:r>
          </w:p>
        </w:tc>
      </w:tr>
      <w:tr w:rsidR="00B01F63" w:rsidRPr="00B95312" w14:paraId="00EBE1F1" w14:textId="77777777" w:rsidTr="00E76026">
        <w:tc>
          <w:tcPr>
            <w:tcW w:w="9357" w:type="dxa"/>
            <w:gridSpan w:val="5"/>
            <w:tcBorders>
              <w:top w:val="nil"/>
            </w:tcBorders>
            <w:shd w:val="clear" w:color="auto" w:fill="D9D9D9" w:themeFill="background1" w:themeFillShade="D9"/>
          </w:tcPr>
          <w:p w14:paraId="76ED192E" w14:textId="55D88765" w:rsidR="00B01F63" w:rsidRPr="00B95312" w:rsidRDefault="00E76026" w:rsidP="00E76026">
            <w:pPr>
              <w:rPr>
                <w:b/>
                <w:bCs/>
                <w:szCs w:val="22"/>
              </w:rPr>
            </w:pPr>
            <w:r w:rsidRPr="00B95312">
              <w:rPr>
                <w:b/>
                <w:bCs/>
                <w:szCs w:val="22"/>
              </w:rPr>
              <w:t>Job Description</w:t>
            </w:r>
          </w:p>
        </w:tc>
      </w:tr>
      <w:tr w:rsidR="00B01F63" w:rsidRPr="00B95312" w14:paraId="3D582DA4" w14:textId="77777777" w:rsidTr="00E76026">
        <w:tc>
          <w:tcPr>
            <w:tcW w:w="9357" w:type="dxa"/>
            <w:gridSpan w:val="5"/>
            <w:tcMar>
              <w:bottom w:w="115" w:type="dxa"/>
            </w:tcMar>
          </w:tcPr>
          <w:p w14:paraId="74478123" w14:textId="32DADFC0" w:rsidR="00B01F63" w:rsidRPr="00B95312" w:rsidRDefault="00E76026" w:rsidP="00861C88">
            <w:pPr>
              <w:rPr>
                <w:b/>
                <w:bCs/>
                <w:szCs w:val="22"/>
              </w:rPr>
            </w:pPr>
            <w:r w:rsidRPr="00B95312">
              <w:rPr>
                <w:b/>
                <w:bCs/>
                <w:szCs w:val="22"/>
              </w:rPr>
              <w:t>Roles and Responsibilities</w:t>
            </w:r>
          </w:p>
          <w:p w14:paraId="76320A75" w14:textId="77777777" w:rsidR="00B01F63" w:rsidRPr="00B95312" w:rsidRDefault="00B01F63" w:rsidP="00E76026">
            <w:pPr>
              <w:numPr>
                <w:ilvl w:val="0"/>
                <w:numId w:val="25"/>
              </w:numPr>
              <w:shd w:val="clear" w:color="auto" w:fill="FFFFFF"/>
              <w:ind w:left="714" w:hanging="357"/>
              <w:jc w:val="left"/>
              <w:rPr>
                <w:rFonts w:cs="Open Sans"/>
                <w:color w:val="000000"/>
                <w:szCs w:val="22"/>
              </w:rPr>
            </w:pPr>
            <w:r w:rsidRPr="00B95312">
              <w:rPr>
                <w:rFonts w:cs="Open Sans"/>
                <w:color w:val="000000"/>
                <w:szCs w:val="22"/>
              </w:rPr>
              <w:t>Analysing the technology environment</w:t>
            </w:r>
          </w:p>
          <w:p w14:paraId="78C821B6"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enterprise specifics</w:t>
            </w:r>
          </w:p>
          <w:p w14:paraId="30C24305"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and documenting requirements</w:t>
            </w:r>
          </w:p>
          <w:p w14:paraId="2791F30E"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Setting the collaboration framework</w:t>
            </w:r>
          </w:p>
          <w:p w14:paraId="25262A91"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Creating a solution prototype</w:t>
            </w:r>
          </w:p>
          <w:p w14:paraId="443BC548"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Participating in technology selection</w:t>
            </w:r>
          </w:p>
          <w:p w14:paraId="440C355F"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Controlling solution development</w:t>
            </w:r>
          </w:p>
          <w:p w14:paraId="23684BAA"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Supporting project management</w:t>
            </w:r>
          </w:p>
          <w:p w14:paraId="04AB898D" w14:textId="77777777" w:rsidR="00861C88" w:rsidRPr="00B95312" w:rsidRDefault="00861C88" w:rsidP="00861C88">
            <w:pPr>
              <w:rPr>
                <w:b/>
                <w:bCs/>
                <w:szCs w:val="22"/>
              </w:rPr>
            </w:pPr>
            <w:r w:rsidRPr="00B95312">
              <w:rPr>
                <w:b/>
                <w:bCs/>
                <w:szCs w:val="22"/>
              </w:rPr>
              <w:t>Qualifications and Educational Requirements</w:t>
            </w:r>
          </w:p>
          <w:p w14:paraId="667C0D98" w14:textId="77777777" w:rsidR="00B01F63" w:rsidRPr="00B95312" w:rsidRDefault="00B01F63" w:rsidP="00E76026">
            <w:pPr>
              <w:pStyle w:val="ListParagraph"/>
              <w:numPr>
                <w:ilvl w:val="0"/>
                <w:numId w:val="24"/>
              </w:numPr>
              <w:spacing w:before="30" w:after="30" w:line="240" w:lineRule="auto"/>
              <w:jc w:val="left"/>
            </w:pPr>
            <w:r w:rsidRPr="00B95312">
              <w:t>At least eight years of working experience in one or multiple IT areas.</w:t>
            </w:r>
          </w:p>
          <w:p w14:paraId="402260CD" w14:textId="77777777" w:rsidR="00B01F63" w:rsidRPr="00B95312" w:rsidRDefault="00B01F63" w:rsidP="00E76026">
            <w:pPr>
              <w:pStyle w:val="ListParagraph"/>
              <w:numPr>
                <w:ilvl w:val="0"/>
                <w:numId w:val="24"/>
              </w:numPr>
              <w:spacing w:before="30" w:after="30" w:line="240" w:lineRule="auto"/>
              <w:jc w:val="left"/>
            </w:pPr>
            <w:r w:rsidRPr="00B95312">
              <w:t>Experience in IT infrastructure and cloud development.</w:t>
            </w:r>
          </w:p>
          <w:p w14:paraId="01E8777C" w14:textId="77777777" w:rsidR="00B01F63" w:rsidRPr="00B95312" w:rsidRDefault="00B01F63" w:rsidP="00E76026">
            <w:pPr>
              <w:pStyle w:val="ListParagraph"/>
              <w:numPr>
                <w:ilvl w:val="0"/>
                <w:numId w:val="24"/>
              </w:numPr>
              <w:spacing w:before="30" w:after="30" w:line="240" w:lineRule="auto"/>
              <w:jc w:val="left"/>
            </w:pPr>
            <w:r w:rsidRPr="00B95312">
              <w:t>Experience in engineering and software architecture design.</w:t>
            </w:r>
          </w:p>
          <w:p w14:paraId="4E3C8FCF" w14:textId="77777777" w:rsidR="00B01F63" w:rsidRPr="00B95312" w:rsidRDefault="00B01F63" w:rsidP="00E76026">
            <w:pPr>
              <w:pStyle w:val="ListParagraph"/>
              <w:numPr>
                <w:ilvl w:val="0"/>
                <w:numId w:val="24"/>
              </w:numPr>
              <w:spacing w:before="30" w:after="30" w:line="240" w:lineRule="auto"/>
              <w:jc w:val="left"/>
            </w:pPr>
            <w:r w:rsidRPr="00B95312">
              <w:t>Business analysis</w:t>
            </w:r>
          </w:p>
          <w:p w14:paraId="0465E826" w14:textId="77777777" w:rsidR="00B01F63" w:rsidRPr="00B95312" w:rsidRDefault="00B01F63" w:rsidP="00E76026">
            <w:pPr>
              <w:pStyle w:val="ListParagraph"/>
              <w:numPr>
                <w:ilvl w:val="0"/>
                <w:numId w:val="24"/>
              </w:numPr>
              <w:spacing w:before="30" w:after="30" w:line="240" w:lineRule="auto"/>
              <w:jc w:val="left"/>
            </w:pPr>
            <w:r w:rsidRPr="00B95312">
              <w:t>DevOps</w:t>
            </w:r>
          </w:p>
          <w:p w14:paraId="5487AC28" w14:textId="3E07177B" w:rsidR="00B01F63" w:rsidRPr="00B95312" w:rsidRDefault="00B01F63" w:rsidP="00E76026">
            <w:pPr>
              <w:pStyle w:val="ListParagraph"/>
              <w:numPr>
                <w:ilvl w:val="0"/>
                <w:numId w:val="24"/>
              </w:numPr>
              <w:spacing w:before="30" w:after="30" w:line="240" w:lineRule="auto"/>
              <w:jc w:val="left"/>
            </w:pPr>
            <w:r w:rsidRPr="00B95312">
              <w:t>Project and product management.</w:t>
            </w:r>
          </w:p>
          <w:p w14:paraId="311C93B7" w14:textId="77777777" w:rsidR="00861C88" w:rsidRPr="00B95312" w:rsidRDefault="00861C88" w:rsidP="00861C88">
            <w:pPr>
              <w:pStyle w:val="ListParagraph"/>
              <w:spacing w:before="30" w:after="30" w:line="240" w:lineRule="auto"/>
              <w:jc w:val="left"/>
            </w:pPr>
          </w:p>
          <w:p w14:paraId="572192BC" w14:textId="77777777" w:rsidR="00861C88" w:rsidRPr="00B95312" w:rsidRDefault="00861C88" w:rsidP="00861C88">
            <w:pPr>
              <w:rPr>
                <w:b/>
                <w:bCs/>
                <w:szCs w:val="22"/>
              </w:rPr>
            </w:pPr>
            <w:r w:rsidRPr="00B95312">
              <w:rPr>
                <w:b/>
                <w:bCs/>
                <w:szCs w:val="22"/>
              </w:rPr>
              <w:t>Preferred Skills</w:t>
            </w:r>
          </w:p>
          <w:p w14:paraId="19E18E0C" w14:textId="77777777" w:rsidR="00B01F63" w:rsidRPr="00B95312" w:rsidRDefault="00B01F63" w:rsidP="00E76026">
            <w:pPr>
              <w:pStyle w:val="ListParagraph"/>
              <w:numPr>
                <w:ilvl w:val="0"/>
                <w:numId w:val="26"/>
              </w:numPr>
              <w:spacing w:before="30" w:after="30" w:line="240" w:lineRule="auto"/>
              <w:jc w:val="left"/>
            </w:pPr>
            <w:r w:rsidRPr="00B95312">
              <w:t>Excellent communication skills.</w:t>
            </w:r>
          </w:p>
          <w:p w14:paraId="7D132B1D" w14:textId="77777777" w:rsidR="00B01F63" w:rsidRPr="00B95312" w:rsidRDefault="00B01F63" w:rsidP="00E76026">
            <w:pPr>
              <w:pStyle w:val="ListParagraph"/>
              <w:numPr>
                <w:ilvl w:val="0"/>
                <w:numId w:val="26"/>
              </w:numPr>
              <w:spacing w:before="30" w:after="30" w:line="240" w:lineRule="auto"/>
              <w:jc w:val="left"/>
            </w:pPr>
            <w:r w:rsidRPr="00B95312">
              <w:t>Deep analytical skills</w:t>
            </w:r>
          </w:p>
          <w:p w14:paraId="6369DFAF" w14:textId="180A7150" w:rsidR="00B01F63" w:rsidRPr="00B95312" w:rsidRDefault="00B01F63" w:rsidP="00E76026">
            <w:pPr>
              <w:pStyle w:val="ListParagraph"/>
              <w:numPr>
                <w:ilvl w:val="0"/>
                <w:numId w:val="26"/>
              </w:numPr>
              <w:spacing w:before="30" w:after="30" w:line="240" w:lineRule="auto"/>
              <w:jc w:val="left"/>
            </w:pPr>
            <w:r w:rsidRPr="00B95312">
              <w:t>Project and resource management skills</w:t>
            </w:r>
          </w:p>
          <w:p w14:paraId="63A9BFC9" w14:textId="77777777" w:rsidR="00861C88" w:rsidRPr="00B95312" w:rsidRDefault="00861C88" w:rsidP="00861C88">
            <w:pPr>
              <w:spacing w:before="30" w:after="30"/>
              <w:jc w:val="left"/>
              <w:rPr>
                <w:szCs w:val="22"/>
              </w:rPr>
            </w:pPr>
          </w:p>
          <w:p w14:paraId="6FB728FE" w14:textId="2AB25F9A" w:rsidR="00B01F63" w:rsidRPr="00B95312" w:rsidRDefault="00861C88" w:rsidP="00861C88">
            <w:pPr>
              <w:rPr>
                <w:b/>
                <w:bCs/>
                <w:szCs w:val="22"/>
              </w:rPr>
            </w:pPr>
            <w:r w:rsidRPr="00B95312">
              <w:rPr>
                <w:b/>
                <w:bCs/>
                <w:szCs w:val="22"/>
              </w:rPr>
              <w:t>Additional Notes</w:t>
            </w:r>
          </w:p>
          <w:p w14:paraId="60AC921B" w14:textId="77777777" w:rsidR="00B01F63" w:rsidRPr="00B95312" w:rsidRDefault="00B01F63" w:rsidP="00E76026">
            <w:pPr>
              <w:pStyle w:val="ListParagraph"/>
              <w:numPr>
                <w:ilvl w:val="0"/>
                <w:numId w:val="27"/>
              </w:numPr>
              <w:spacing w:before="30" w:after="30" w:line="240" w:lineRule="auto"/>
              <w:jc w:val="left"/>
            </w:pPr>
            <w:r w:rsidRPr="00B95312">
              <w:t>Influence and negotiate</w:t>
            </w:r>
          </w:p>
          <w:p w14:paraId="576DFD22" w14:textId="77777777" w:rsidR="00B01F63" w:rsidRPr="00B95312" w:rsidRDefault="00B01F63" w:rsidP="00E76026">
            <w:pPr>
              <w:pStyle w:val="ListParagraph"/>
              <w:numPr>
                <w:ilvl w:val="0"/>
                <w:numId w:val="27"/>
              </w:numPr>
              <w:spacing w:before="30" w:after="30" w:line="240" w:lineRule="auto"/>
              <w:jc w:val="left"/>
            </w:pPr>
            <w:r w:rsidRPr="00B95312">
              <w:t>Work collaboratively</w:t>
            </w:r>
          </w:p>
          <w:p w14:paraId="3194EDB3" w14:textId="77777777" w:rsidR="00B01F63" w:rsidRPr="00B95312" w:rsidRDefault="00B01F63" w:rsidP="00E76026">
            <w:pPr>
              <w:rPr>
                <w:szCs w:val="22"/>
              </w:rPr>
            </w:pPr>
          </w:p>
          <w:p w14:paraId="396FB888" w14:textId="77777777" w:rsidR="00B01F63" w:rsidRPr="00B95312" w:rsidRDefault="00B01F63" w:rsidP="00E76026">
            <w:pPr>
              <w:rPr>
                <w:szCs w:val="22"/>
              </w:rPr>
            </w:pPr>
          </w:p>
          <w:p w14:paraId="0E06FE58" w14:textId="77777777" w:rsidR="00B01F63" w:rsidRPr="00B95312" w:rsidRDefault="00B01F63" w:rsidP="00E76026">
            <w:pPr>
              <w:rPr>
                <w:szCs w:val="22"/>
              </w:rPr>
            </w:pPr>
          </w:p>
        </w:tc>
      </w:tr>
    </w:tbl>
    <w:p w14:paraId="7ADBC4D7" w14:textId="77777777" w:rsidR="00B01F63" w:rsidRPr="002B6842" w:rsidRDefault="00B01F63" w:rsidP="00B01F63"/>
    <w:p w14:paraId="5C1B6B42" w14:textId="77777777" w:rsidR="00B01F63" w:rsidRDefault="00B01F63" w:rsidP="00B01F63">
      <w:pPr>
        <w:rPr>
          <w:rFonts w:eastAsiaTheme="majorEastAsia"/>
          <w:lang w:eastAsia="en-US"/>
        </w:rPr>
      </w:pPr>
    </w:p>
    <w:p w14:paraId="32FF88CC" w14:textId="102FC98A" w:rsidR="009F44F8" w:rsidRDefault="009F44F8" w:rsidP="007B1B54">
      <w:pPr>
        <w:rPr>
          <w:rFonts w:eastAsiaTheme="majorEastAsia"/>
          <w:lang w:eastAsia="en-US"/>
        </w:rPr>
      </w:pPr>
    </w:p>
    <w:p w14:paraId="14536BEE" w14:textId="5F605729" w:rsidR="009F44F8" w:rsidRDefault="009F44F8" w:rsidP="007B1B54">
      <w:pPr>
        <w:rPr>
          <w:rFonts w:eastAsiaTheme="majorEastAsia"/>
          <w:lang w:eastAsia="en-US"/>
        </w:rPr>
      </w:pPr>
    </w:p>
    <w:p w14:paraId="62F6FB77" w14:textId="77777777" w:rsidR="00E76026" w:rsidRDefault="00E76026">
      <w:pPr>
        <w:spacing w:after="160" w:line="259" w:lineRule="auto"/>
        <w:jc w:val="left"/>
        <w:rPr>
          <w:rFonts w:eastAsiaTheme="majorEastAsia"/>
        </w:rPr>
      </w:pPr>
      <w:r>
        <w:rPr>
          <w:rFonts w:eastAsiaTheme="majorEastAsia"/>
        </w:rPr>
        <w:br w:type="page"/>
      </w:r>
    </w:p>
    <w:p w14:paraId="13A28783" w14:textId="623EAB28" w:rsidR="009F44F8" w:rsidRDefault="0011505A" w:rsidP="007B1B54">
      <w:pPr>
        <w:rPr>
          <w:rFonts w:eastAsiaTheme="majorEastAsia"/>
          <w:lang w:eastAsia="en-US"/>
        </w:rPr>
      </w:pPr>
      <w:r>
        <w:lastRenderedPageBreak/>
        <w:t xml:space="preserve">The ability of gardenMates to interpret images of unhealthy plants or insect damage, which is a point of difference to any competitor requires a </w:t>
      </w:r>
      <w:r w:rsidR="002F4DCD">
        <w:t>Machine</w:t>
      </w:r>
      <w:r>
        <w:t xml:space="preserve"> Learning Engineer. </w:t>
      </w:r>
    </w:p>
    <w:p w14:paraId="43966C55" w14:textId="77777777" w:rsidR="002F4DCD" w:rsidRDefault="002F4DCD">
      <w:pPr>
        <w:spacing w:after="160" w:line="259" w:lineRule="auto"/>
        <w:jc w:val="left"/>
        <w:rPr>
          <w:rFonts w:eastAsiaTheme="majorEastAsia"/>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F4DCD" w:rsidRPr="002B6842" w14:paraId="674060A7" w14:textId="77777777" w:rsidTr="002F4DCD">
        <w:trPr>
          <w:gridAfter w:val="1"/>
          <w:wAfter w:w="7" w:type="dxa"/>
        </w:trPr>
        <w:tc>
          <w:tcPr>
            <w:tcW w:w="1838" w:type="dxa"/>
            <w:shd w:val="clear" w:color="auto" w:fill="F2F2F2" w:themeFill="background1" w:themeFillShade="F2"/>
          </w:tcPr>
          <w:p w14:paraId="22A7AF3C" w14:textId="77777777" w:rsidR="002F4DCD" w:rsidRPr="002F4DCD" w:rsidRDefault="002F4DCD" w:rsidP="002F4DCD">
            <w:pPr>
              <w:rPr>
                <w:b/>
                <w:bCs/>
              </w:rPr>
            </w:pPr>
            <w:r w:rsidRPr="002F4DCD">
              <w:rPr>
                <w:b/>
                <w:bCs/>
              </w:rPr>
              <w:t>Title:</w:t>
            </w:r>
          </w:p>
        </w:tc>
        <w:tc>
          <w:tcPr>
            <w:tcW w:w="3101" w:type="dxa"/>
          </w:tcPr>
          <w:p w14:paraId="15FA61B9" w14:textId="77777777" w:rsidR="002F4DCD" w:rsidRPr="002B6842" w:rsidRDefault="002F4DCD" w:rsidP="002F4DCD">
            <w:pPr>
              <w:jc w:val="left"/>
            </w:pPr>
            <w:r>
              <w:t>Machine Learning Engineer</w:t>
            </w:r>
          </w:p>
        </w:tc>
        <w:tc>
          <w:tcPr>
            <w:tcW w:w="1806" w:type="dxa"/>
            <w:shd w:val="clear" w:color="auto" w:fill="F2F2F2" w:themeFill="background1" w:themeFillShade="F2"/>
          </w:tcPr>
          <w:p w14:paraId="4183B047" w14:textId="77777777" w:rsidR="002F4DCD" w:rsidRPr="002F4DCD" w:rsidRDefault="002F4DCD" w:rsidP="002F4DCD">
            <w:pPr>
              <w:rPr>
                <w:b/>
                <w:bCs/>
              </w:rPr>
            </w:pPr>
            <w:sdt>
              <w:sdtPr>
                <w:rPr>
                  <w:b/>
                  <w:bCs/>
                </w:rPr>
                <w:alias w:val="Job Category:"/>
                <w:tag w:val="Job Category:"/>
                <w:id w:val="-979387121"/>
                <w:placeholder>
                  <w:docPart w:val="1E05E64C15544E82BBCF3DD931DDD0C1"/>
                </w:placeholder>
                <w:temporary/>
                <w:showingPlcHdr/>
                <w15:appearance w15:val="hidden"/>
              </w:sdtPr>
              <w:sdtContent>
                <w:r w:rsidRPr="002F4DCD">
                  <w:rPr>
                    <w:b/>
                    <w:bCs/>
                  </w:rPr>
                  <w:t>Job Category</w:t>
                </w:r>
              </w:sdtContent>
            </w:sdt>
            <w:r w:rsidRPr="002F4DCD">
              <w:rPr>
                <w:b/>
                <w:bCs/>
              </w:rPr>
              <w:t>:</w:t>
            </w:r>
          </w:p>
        </w:tc>
        <w:tc>
          <w:tcPr>
            <w:tcW w:w="2605" w:type="dxa"/>
          </w:tcPr>
          <w:p w14:paraId="740E64DD" w14:textId="77777777" w:rsidR="002F4DCD" w:rsidRPr="002B6842" w:rsidRDefault="002F4DCD" w:rsidP="002F4DCD">
            <w:r w:rsidRPr="002B6842">
              <w:t>Technical</w:t>
            </w:r>
          </w:p>
        </w:tc>
      </w:tr>
      <w:tr w:rsidR="002F4DCD" w:rsidRPr="002B6842" w14:paraId="0D9E625E" w14:textId="77777777" w:rsidTr="002F4DCD">
        <w:trPr>
          <w:gridAfter w:val="1"/>
          <w:wAfter w:w="7" w:type="dxa"/>
        </w:trPr>
        <w:tc>
          <w:tcPr>
            <w:tcW w:w="1838" w:type="dxa"/>
            <w:shd w:val="clear" w:color="auto" w:fill="F2F2F2" w:themeFill="background1" w:themeFillShade="F2"/>
          </w:tcPr>
          <w:p w14:paraId="2BC8D5F0" w14:textId="77777777" w:rsidR="002F4DCD" w:rsidRPr="002F4DCD" w:rsidRDefault="002F4DCD" w:rsidP="002F4DCD">
            <w:pPr>
              <w:rPr>
                <w:b/>
                <w:bCs/>
              </w:rPr>
            </w:pPr>
            <w:r w:rsidRPr="002F4DCD">
              <w:rPr>
                <w:b/>
                <w:bCs/>
              </w:rPr>
              <w:t>Group:</w:t>
            </w:r>
          </w:p>
        </w:tc>
        <w:tc>
          <w:tcPr>
            <w:tcW w:w="3101" w:type="dxa"/>
          </w:tcPr>
          <w:p w14:paraId="52C427E9" w14:textId="77777777" w:rsidR="002F4DCD" w:rsidRPr="002B6842" w:rsidRDefault="002F4DCD" w:rsidP="002F4DCD">
            <w:r w:rsidRPr="002B6842">
              <w:t>G6 Internet Explorers Team</w:t>
            </w:r>
          </w:p>
        </w:tc>
        <w:tc>
          <w:tcPr>
            <w:tcW w:w="1806" w:type="dxa"/>
            <w:shd w:val="clear" w:color="auto" w:fill="F2F2F2" w:themeFill="background1" w:themeFillShade="F2"/>
          </w:tcPr>
          <w:p w14:paraId="4A3BF9AC" w14:textId="77777777" w:rsidR="002F4DCD" w:rsidRPr="002F4DCD" w:rsidRDefault="002F4DCD" w:rsidP="002F4DCD">
            <w:pPr>
              <w:rPr>
                <w:b/>
                <w:bCs/>
                <w:szCs w:val="20"/>
              </w:rPr>
            </w:pPr>
            <w:r w:rsidRPr="002F4DCD">
              <w:rPr>
                <w:b/>
                <w:bCs/>
                <w:szCs w:val="20"/>
              </w:rPr>
              <w:t>Salary Range:</w:t>
            </w:r>
          </w:p>
        </w:tc>
        <w:tc>
          <w:tcPr>
            <w:tcW w:w="2605" w:type="dxa"/>
          </w:tcPr>
          <w:p w14:paraId="79E62821" w14:textId="77777777" w:rsidR="002F4DCD" w:rsidRPr="002B6842" w:rsidRDefault="002F4DCD" w:rsidP="002F4DCD">
            <w:r w:rsidRPr="002B6842">
              <w:t>Neg.</w:t>
            </w:r>
          </w:p>
        </w:tc>
      </w:tr>
      <w:tr w:rsidR="002F4DCD" w:rsidRPr="002B6842" w14:paraId="2B9300FD" w14:textId="77777777" w:rsidTr="002F4DCD">
        <w:tc>
          <w:tcPr>
            <w:tcW w:w="9357" w:type="dxa"/>
            <w:gridSpan w:val="5"/>
            <w:tcBorders>
              <w:top w:val="nil"/>
            </w:tcBorders>
            <w:shd w:val="clear" w:color="auto" w:fill="D9D9D9" w:themeFill="background1" w:themeFillShade="D9"/>
          </w:tcPr>
          <w:p w14:paraId="103064AD" w14:textId="680458AC" w:rsidR="002F4DCD" w:rsidRPr="002B6842" w:rsidRDefault="002F4DCD" w:rsidP="002F4DCD">
            <w:r w:rsidRPr="00B95312">
              <w:rPr>
                <w:b/>
                <w:bCs/>
                <w:szCs w:val="22"/>
              </w:rPr>
              <w:t>Job Description</w:t>
            </w:r>
          </w:p>
        </w:tc>
      </w:tr>
      <w:tr w:rsidR="002F4DCD" w:rsidRPr="002B6842" w14:paraId="52E9FF87" w14:textId="77777777" w:rsidTr="002F4DCD">
        <w:tc>
          <w:tcPr>
            <w:tcW w:w="9357" w:type="dxa"/>
            <w:gridSpan w:val="5"/>
            <w:tcMar>
              <w:bottom w:w="115" w:type="dxa"/>
            </w:tcMar>
          </w:tcPr>
          <w:p w14:paraId="3A356BAF" w14:textId="77777777" w:rsidR="002F4DCD" w:rsidRPr="00B95312" w:rsidRDefault="002F4DCD" w:rsidP="002F4DCD">
            <w:pPr>
              <w:rPr>
                <w:b/>
                <w:bCs/>
                <w:szCs w:val="22"/>
              </w:rPr>
            </w:pPr>
            <w:r w:rsidRPr="00B95312">
              <w:rPr>
                <w:b/>
                <w:bCs/>
                <w:szCs w:val="22"/>
              </w:rPr>
              <w:t>Roles and Responsibilities</w:t>
            </w:r>
          </w:p>
          <w:p w14:paraId="40009090" w14:textId="77777777" w:rsidR="002F4DCD" w:rsidRPr="00585CF4" w:rsidRDefault="002F4DCD" w:rsidP="002F4DCD">
            <w:pPr>
              <w:numPr>
                <w:ilvl w:val="0"/>
                <w:numId w:val="25"/>
              </w:numPr>
              <w:shd w:val="clear" w:color="auto" w:fill="FFFFFF"/>
              <w:jc w:val="left"/>
              <w:rPr>
                <w:rFonts w:cs="Open Sans"/>
                <w:color w:val="000000"/>
              </w:rPr>
            </w:pPr>
            <w:r w:rsidRPr="00585CF4">
              <w:rPr>
                <w:rFonts w:cs="Open Sans"/>
                <w:color w:val="000000"/>
              </w:rPr>
              <w:t>Design machine learning systems</w:t>
            </w:r>
          </w:p>
          <w:p w14:paraId="70B6CB7C" w14:textId="77777777" w:rsidR="002F4DCD" w:rsidRPr="009F20DA" w:rsidRDefault="002F4DCD" w:rsidP="002F4DCD">
            <w:pPr>
              <w:numPr>
                <w:ilvl w:val="0"/>
                <w:numId w:val="25"/>
              </w:numPr>
              <w:shd w:val="clear" w:color="auto" w:fill="FFFFFF"/>
              <w:jc w:val="left"/>
              <w:rPr>
                <w:rFonts w:cs="Open Sans"/>
                <w:color w:val="000000"/>
              </w:rPr>
            </w:pPr>
            <w:r w:rsidRPr="00585CF4">
              <w:rPr>
                <w:rFonts w:cs="Open Sans"/>
                <w:color w:val="000000"/>
              </w:rPr>
              <w:t>Research and implement appropriate ML algorithms and tools</w:t>
            </w:r>
          </w:p>
          <w:p w14:paraId="2FA958D2"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Select appropriate datasets and data representation methods</w:t>
            </w:r>
          </w:p>
          <w:p w14:paraId="0EC14509"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Run machine learning tests and experiments</w:t>
            </w:r>
          </w:p>
          <w:p w14:paraId="27822E75"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Perform statistical analysis and fine-tuning using test results</w:t>
            </w:r>
          </w:p>
          <w:p w14:paraId="483CFD38"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Train and retrain systems when necessary</w:t>
            </w:r>
          </w:p>
          <w:p w14:paraId="66CB2874"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Extend existing ML libraries and frameworks</w:t>
            </w:r>
          </w:p>
          <w:p w14:paraId="1ADBE58D" w14:textId="391B563A" w:rsidR="002F4DCD" w:rsidRDefault="002F4DCD" w:rsidP="002F4DCD">
            <w:pPr>
              <w:numPr>
                <w:ilvl w:val="0"/>
                <w:numId w:val="25"/>
              </w:numPr>
              <w:shd w:val="clear" w:color="auto" w:fill="FFFFFF"/>
              <w:jc w:val="left"/>
              <w:rPr>
                <w:rFonts w:cs="Open Sans"/>
                <w:color w:val="000000"/>
              </w:rPr>
            </w:pPr>
            <w:r w:rsidRPr="009F20DA">
              <w:rPr>
                <w:rFonts w:cs="Open Sans"/>
                <w:color w:val="000000"/>
              </w:rPr>
              <w:t>Keep abreast of developments in the field</w:t>
            </w:r>
          </w:p>
          <w:p w14:paraId="68C7BB0C" w14:textId="77777777" w:rsidR="002F4DCD" w:rsidRPr="00B42EBB" w:rsidRDefault="002F4DCD" w:rsidP="002F4DCD">
            <w:pPr>
              <w:shd w:val="clear" w:color="auto" w:fill="FFFFFF"/>
              <w:ind w:left="720"/>
              <w:jc w:val="left"/>
              <w:rPr>
                <w:rFonts w:cs="Open Sans"/>
                <w:color w:val="000000"/>
              </w:rPr>
            </w:pPr>
          </w:p>
          <w:p w14:paraId="40CDFACD" w14:textId="77777777" w:rsidR="002F4DCD" w:rsidRPr="00B95312" w:rsidRDefault="002F4DCD" w:rsidP="002F4DCD">
            <w:pPr>
              <w:rPr>
                <w:b/>
                <w:bCs/>
                <w:szCs w:val="22"/>
              </w:rPr>
            </w:pPr>
            <w:r w:rsidRPr="00B95312">
              <w:rPr>
                <w:b/>
                <w:bCs/>
                <w:szCs w:val="22"/>
              </w:rPr>
              <w:t>Qualifications and Educational Requirements</w:t>
            </w:r>
          </w:p>
          <w:p w14:paraId="46900AF7" w14:textId="77777777" w:rsidR="002F4DCD" w:rsidRDefault="002F4DCD" w:rsidP="002F4DCD">
            <w:pPr>
              <w:pStyle w:val="ListParagraph"/>
              <w:numPr>
                <w:ilvl w:val="0"/>
                <w:numId w:val="24"/>
              </w:numPr>
              <w:spacing w:before="30" w:after="30" w:line="240" w:lineRule="auto"/>
              <w:jc w:val="left"/>
            </w:pPr>
            <w:r w:rsidRPr="006615EA">
              <w:t>A basic understanding of the fundamentals of Python programming</w:t>
            </w:r>
          </w:p>
          <w:p w14:paraId="1F018258" w14:textId="77777777" w:rsidR="002F4DCD" w:rsidRDefault="002F4DCD" w:rsidP="002F4DCD">
            <w:pPr>
              <w:pStyle w:val="ListParagraph"/>
              <w:numPr>
                <w:ilvl w:val="0"/>
                <w:numId w:val="24"/>
              </w:numPr>
              <w:spacing w:before="30" w:after="30" w:line="240" w:lineRule="auto"/>
              <w:jc w:val="left"/>
            </w:pPr>
            <w:r w:rsidRPr="00774B85">
              <w:t>Additional programming skills in R, C++, and Octave </w:t>
            </w:r>
          </w:p>
          <w:p w14:paraId="17F23C65" w14:textId="77777777" w:rsidR="002F4DCD" w:rsidRDefault="002F4DCD" w:rsidP="002F4DCD">
            <w:pPr>
              <w:pStyle w:val="ListParagraph"/>
              <w:numPr>
                <w:ilvl w:val="0"/>
                <w:numId w:val="24"/>
              </w:numPr>
              <w:spacing w:before="30" w:after="30" w:line="240" w:lineRule="auto"/>
              <w:jc w:val="left"/>
            </w:pPr>
            <w:r w:rsidRPr="00921241">
              <w:t>Ability to grasp some advanced mathematical concepts, including linear algebra, calculus, and graph theory</w:t>
            </w:r>
          </w:p>
          <w:p w14:paraId="43039AAD" w14:textId="77777777" w:rsidR="002F4DCD" w:rsidRDefault="002F4DCD" w:rsidP="002F4DCD">
            <w:pPr>
              <w:pStyle w:val="ListParagraph"/>
              <w:numPr>
                <w:ilvl w:val="0"/>
                <w:numId w:val="24"/>
              </w:numPr>
              <w:spacing w:before="30" w:after="30" w:line="240" w:lineRule="auto"/>
              <w:jc w:val="left"/>
            </w:pPr>
            <w:r w:rsidRPr="00921241">
              <w:t xml:space="preserve">An understanding of data </w:t>
            </w:r>
            <w:proofErr w:type="spellStart"/>
            <w:r w:rsidRPr="00921241">
              <w:t>modeling</w:t>
            </w:r>
            <w:proofErr w:type="spellEnd"/>
          </w:p>
          <w:p w14:paraId="7C51AA39" w14:textId="77777777" w:rsidR="002F4DCD" w:rsidRDefault="002F4DCD" w:rsidP="002F4DCD">
            <w:pPr>
              <w:pStyle w:val="ListParagraph"/>
              <w:numPr>
                <w:ilvl w:val="0"/>
                <w:numId w:val="24"/>
              </w:numPr>
              <w:spacing w:before="30" w:after="30" w:line="240" w:lineRule="auto"/>
              <w:jc w:val="left"/>
            </w:pPr>
            <w:r w:rsidRPr="00921241">
              <w:t>Experience in data analysis </w:t>
            </w:r>
          </w:p>
          <w:p w14:paraId="63FC4291" w14:textId="77777777" w:rsidR="002F4DCD" w:rsidRDefault="002F4DCD" w:rsidP="002F4DCD">
            <w:pPr>
              <w:pStyle w:val="ListParagraph"/>
              <w:numPr>
                <w:ilvl w:val="0"/>
                <w:numId w:val="24"/>
              </w:numPr>
              <w:spacing w:before="30" w:after="30" w:line="240" w:lineRule="auto"/>
              <w:jc w:val="left"/>
            </w:pPr>
            <w:r w:rsidRPr="00435EAA">
              <w:t>A solid understanding of statistics and probability</w:t>
            </w:r>
          </w:p>
          <w:p w14:paraId="5F92AA3D" w14:textId="77777777" w:rsidR="002F4DCD" w:rsidRPr="002B6842" w:rsidRDefault="002F4DCD" w:rsidP="002F4DCD">
            <w:pPr>
              <w:pStyle w:val="ListParagraph"/>
              <w:numPr>
                <w:ilvl w:val="0"/>
                <w:numId w:val="24"/>
              </w:numPr>
              <w:spacing w:before="30" w:after="30" w:line="240" w:lineRule="auto"/>
              <w:jc w:val="left"/>
            </w:pPr>
            <w:r w:rsidRPr="00435EAA">
              <w:t>A fundamental level of data visualization skills</w:t>
            </w:r>
          </w:p>
          <w:p w14:paraId="1899BFC7" w14:textId="77777777" w:rsidR="002F4DCD" w:rsidRPr="006615EA" w:rsidRDefault="002F4DCD" w:rsidP="002F4DCD">
            <w:pPr>
              <w:pStyle w:val="ListParagraph"/>
            </w:pPr>
          </w:p>
          <w:p w14:paraId="207F98BF" w14:textId="77777777" w:rsidR="002F4DCD" w:rsidRPr="00B95312" w:rsidRDefault="002F4DCD" w:rsidP="002F4DCD">
            <w:pPr>
              <w:rPr>
                <w:b/>
                <w:bCs/>
                <w:szCs w:val="22"/>
              </w:rPr>
            </w:pPr>
            <w:r w:rsidRPr="00B95312">
              <w:rPr>
                <w:b/>
                <w:bCs/>
                <w:szCs w:val="22"/>
              </w:rPr>
              <w:t>Preferred Skills</w:t>
            </w:r>
          </w:p>
          <w:p w14:paraId="1E790F34" w14:textId="77777777" w:rsidR="002F4DCD" w:rsidRDefault="002F4DCD" w:rsidP="002F4DCD">
            <w:pPr>
              <w:pStyle w:val="ListParagraph"/>
              <w:numPr>
                <w:ilvl w:val="0"/>
                <w:numId w:val="26"/>
              </w:numPr>
              <w:spacing w:before="30" w:after="30" w:line="240" w:lineRule="auto"/>
              <w:jc w:val="left"/>
            </w:pPr>
            <w:r w:rsidRPr="008B5A57">
              <w:t>Physics</w:t>
            </w:r>
          </w:p>
          <w:p w14:paraId="25490AFE" w14:textId="77777777" w:rsidR="002F4DCD" w:rsidRDefault="002F4DCD" w:rsidP="002F4DCD">
            <w:pPr>
              <w:pStyle w:val="ListParagraph"/>
              <w:numPr>
                <w:ilvl w:val="0"/>
                <w:numId w:val="26"/>
              </w:numPr>
              <w:spacing w:before="30" w:after="30" w:line="240" w:lineRule="auto"/>
              <w:jc w:val="left"/>
            </w:pPr>
            <w:r w:rsidRPr="008B5A57">
              <w:t>Communication Skills</w:t>
            </w:r>
          </w:p>
          <w:p w14:paraId="7E378896" w14:textId="37A9FB84" w:rsidR="002F4DCD" w:rsidRDefault="002F4DCD" w:rsidP="002F4DCD">
            <w:pPr>
              <w:pStyle w:val="ListParagraph"/>
              <w:numPr>
                <w:ilvl w:val="0"/>
                <w:numId w:val="26"/>
              </w:numPr>
              <w:spacing w:before="30" w:after="30" w:line="240" w:lineRule="auto"/>
              <w:jc w:val="left"/>
            </w:pPr>
            <w:r w:rsidRPr="008B5A57">
              <w:t>Problem-solving skills</w:t>
            </w:r>
          </w:p>
          <w:p w14:paraId="0F22D897" w14:textId="77777777" w:rsidR="002F4DCD" w:rsidRPr="002B6842" w:rsidRDefault="002F4DCD" w:rsidP="002F4DCD">
            <w:pPr>
              <w:pStyle w:val="ListParagraph"/>
              <w:spacing w:before="30" w:after="30" w:line="240" w:lineRule="auto"/>
              <w:jc w:val="left"/>
            </w:pPr>
          </w:p>
          <w:p w14:paraId="7A660A67" w14:textId="77777777" w:rsidR="002F4DCD" w:rsidRPr="00B95312" w:rsidRDefault="002F4DCD" w:rsidP="002F4DCD">
            <w:pPr>
              <w:rPr>
                <w:b/>
                <w:bCs/>
                <w:szCs w:val="22"/>
              </w:rPr>
            </w:pPr>
            <w:r w:rsidRPr="00B95312">
              <w:rPr>
                <w:b/>
                <w:bCs/>
                <w:szCs w:val="22"/>
              </w:rPr>
              <w:t>Additional Notes</w:t>
            </w:r>
          </w:p>
          <w:p w14:paraId="4D9887DB" w14:textId="77777777" w:rsidR="002F4DCD" w:rsidRDefault="002F4DCD" w:rsidP="002F4DCD">
            <w:pPr>
              <w:pStyle w:val="ListParagraph"/>
              <w:numPr>
                <w:ilvl w:val="0"/>
                <w:numId w:val="27"/>
              </w:numPr>
              <w:spacing w:before="30" w:after="30" w:line="240" w:lineRule="auto"/>
              <w:jc w:val="left"/>
            </w:pPr>
            <w:r w:rsidRPr="00BB137C">
              <w:t>Time management</w:t>
            </w:r>
          </w:p>
          <w:p w14:paraId="6FA0C681" w14:textId="54DAD8ED" w:rsidR="002F4DCD" w:rsidRPr="00893840" w:rsidRDefault="002F4DCD" w:rsidP="002F4DCD">
            <w:pPr>
              <w:pStyle w:val="ListParagraph"/>
              <w:numPr>
                <w:ilvl w:val="0"/>
                <w:numId w:val="27"/>
              </w:numPr>
              <w:spacing w:before="30" w:after="30" w:line="240" w:lineRule="auto"/>
              <w:jc w:val="left"/>
            </w:pPr>
            <w:r>
              <w:t xml:space="preserve">Strong focus on </w:t>
            </w:r>
            <w:r w:rsidRPr="00893840">
              <w:t>constant learning</w:t>
            </w:r>
          </w:p>
          <w:p w14:paraId="05EC3CED" w14:textId="77777777" w:rsidR="002F4DCD" w:rsidRPr="002B6842" w:rsidRDefault="002F4DCD" w:rsidP="002F4DCD"/>
        </w:tc>
      </w:tr>
    </w:tbl>
    <w:p w14:paraId="75FCB70E" w14:textId="77777777" w:rsidR="002F4DCD" w:rsidRPr="002B6842" w:rsidRDefault="002F4DCD" w:rsidP="002F4DCD"/>
    <w:p w14:paraId="2947DC6D" w14:textId="5DD80721" w:rsidR="00E76026" w:rsidRDefault="00E76026">
      <w:pPr>
        <w:spacing w:after="160" w:line="259" w:lineRule="auto"/>
        <w:jc w:val="left"/>
        <w:rPr>
          <w:rFonts w:eastAsiaTheme="majorEastAsia"/>
        </w:rPr>
      </w:pPr>
      <w:r>
        <w:rPr>
          <w:rFonts w:eastAsiaTheme="majorEastAsia"/>
        </w:rPr>
        <w:br w:type="page"/>
      </w:r>
    </w:p>
    <w:p w14:paraId="30FE9DEB" w14:textId="6F22E8BF" w:rsidR="009F44F8" w:rsidRDefault="00E76026" w:rsidP="007B1B54">
      <w:pPr>
        <w:rPr>
          <w:rFonts w:eastAsiaTheme="majorEastAsia"/>
          <w:lang w:eastAsia="en-US"/>
        </w:rPr>
      </w:pPr>
      <w:r w:rsidRPr="00CC5AC1">
        <w:rPr>
          <w:rFonts w:eastAsiaTheme="majorEastAsia"/>
        </w:rPr>
        <w:lastRenderedPageBreak/>
        <w:t>Principal Data Insights Analyst</w:t>
      </w:r>
    </w:p>
    <w:p w14:paraId="2E880D78" w14:textId="347981B2" w:rsidR="009F44F8" w:rsidRDefault="009F44F8" w:rsidP="007B1B54">
      <w:pPr>
        <w:rPr>
          <w:rFonts w:eastAsiaTheme="majorEastAsia"/>
          <w:lang w:eastAsia="en-US"/>
        </w:rPr>
      </w:pPr>
    </w:p>
    <w:p w14:paraId="425681B9" w14:textId="77777777" w:rsidR="002B371E" w:rsidRDefault="002B371E" w:rsidP="007B1B54">
      <w:pPr>
        <w:rPr>
          <w:rFonts w:eastAsiaTheme="majorEastAsia"/>
          <w:lang w:eastAsia="en-US"/>
        </w:rPr>
      </w:pPr>
    </w:p>
    <w:p w14:paraId="307E7144" w14:textId="77777777" w:rsidR="002B371E" w:rsidRDefault="002B371E" w:rsidP="007B1B54">
      <w:pPr>
        <w:rPr>
          <w:rFonts w:eastAsiaTheme="majorEastAsia"/>
          <w:lang w:eastAsia="en-US"/>
        </w:rPr>
      </w:pPr>
    </w:p>
    <w:p w14:paraId="17CFF6C5" w14:textId="77777777" w:rsidR="002B371E" w:rsidRDefault="002B371E" w:rsidP="007B1B54">
      <w:pPr>
        <w:rPr>
          <w:rFonts w:eastAsiaTheme="majorEastAsia"/>
          <w:lang w:eastAsia="en-US"/>
        </w:rPr>
      </w:pPr>
    </w:p>
    <w:p w14:paraId="0259D754" w14:textId="77777777" w:rsidR="002B371E" w:rsidRDefault="002B371E" w:rsidP="007B1B54">
      <w:pPr>
        <w:rPr>
          <w:rFonts w:eastAsiaTheme="majorEastAsia"/>
          <w:lang w:eastAsia="en-US"/>
        </w:rPr>
      </w:pPr>
    </w:p>
    <w:p w14:paraId="5FD16C92" w14:textId="77777777" w:rsidR="002B371E" w:rsidRDefault="002B371E" w:rsidP="007B1B54">
      <w:pPr>
        <w:rPr>
          <w:rFonts w:eastAsiaTheme="majorEastAsia"/>
          <w:lang w:eastAsia="en-US"/>
        </w:rPr>
      </w:pPr>
    </w:p>
    <w:p w14:paraId="0E85B9E4" w14:textId="77777777" w:rsidR="002B371E" w:rsidRDefault="002B371E" w:rsidP="007B1B54">
      <w:pPr>
        <w:rPr>
          <w:rFonts w:eastAsiaTheme="majorEastAsia"/>
          <w:lang w:eastAsia="en-US"/>
        </w:rPr>
      </w:pPr>
    </w:p>
    <w:p w14:paraId="18A92BBD" w14:textId="77777777" w:rsidR="002B371E" w:rsidRDefault="002B371E" w:rsidP="007B1B54">
      <w:pPr>
        <w:rPr>
          <w:rFonts w:eastAsiaTheme="majorEastAsia"/>
          <w:lang w:eastAsia="en-US"/>
        </w:rPr>
      </w:pPr>
    </w:p>
    <w:p w14:paraId="2B36C4A6" w14:textId="77777777" w:rsidR="00E76026" w:rsidRDefault="00E76026">
      <w:pPr>
        <w:spacing w:after="160" w:line="259" w:lineRule="auto"/>
        <w:jc w:val="left"/>
        <w:rPr>
          <w:rFonts w:eastAsiaTheme="majorEastAsia"/>
          <w:lang w:eastAsia="en-US"/>
        </w:rPr>
      </w:pPr>
      <w:r>
        <w:rPr>
          <w:rFonts w:eastAsiaTheme="majorEastAsia"/>
          <w:lang w:eastAsia="en-US"/>
        </w:rPr>
        <w:br w:type="page"/>
      </w:r>
    </w:p>
    <w:p w14:paraId="34715FFC" w14:textId="737D5BC7" w:rsidR="009F44F8" w:rsidRDefault="002B371E" w:rsidP="007B1B54">
      <w:pPr>
        <w:rPr>
          <w:rFonts w:eastAsiaTheme="majorEastAsia"/>
          <w:lang w:eastAsia="en-US"/>
        </w:rPr>
      </w:pPr>
      <w:r>
        <w:rPr>
          <w:rFonts w:eastAsiaTheme="majorEastAsia"/>
          <w:lang w:eastAsia="en-US"/>
        </w:rPr>
        <w:lastRenderedPageBreak/>
        <w:t>A Full Stack Developer is required for the project team to develop deliverables. Currently none of the existing team members have these capabilities. The requirements for the position are outlined below.</w:t>
      </w:r>
    </w:p>
    <w:p w14:paraId="2F40587F"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B371E" w:rsidRPr="00B95312" w14:paraId="0B7E0502" w14:textId="77777777" w:rsidTr="00E76026">
        <w:trPr>
          <w:gridAfter w:val="1"/>
          <w:wAfter w:w="7" w:type="dxa"/>
        </w:trPr>
        <w:tc>
          <w:tcPr>
            <w:tcW w:w="1838" w:type="dxa"/>
            <w:shd w:val="clear" w:color="auto" w:fill="F2F2F2" w:themeFill="background1" w:themeFillShade="F2"/>
          </w:tcPr>
          <w:p w14:paraId="165DCA74" w14:textId="77777777" w:rsidR="002B371E" w:rsidRPr="00B95312" w:rsidRDefault="002B371E" w:rsidP="00861C88">
            <w:pPr>
              <w:rPr>
                <w:b/>
                <w:bCs/>
                <w:szCs w:val="22"/>
              </w:rPr>
            </w:pPr>
            <w:r w:rsidRPr="00B95312">
              <w:rPr>
                <w:b/>
                <w:bCs/>
                <w:szCs w:val="22"/>
              </w:rPr>
              <w:t>Title:</w:t>
            </w:r>
          </w:p>
        </w:tc>
        <w:tc>
          <w:tcPr>
            <w:tcW w:w="3101" w:type="dxa"/>
          </w:tcPr>
          <w:p w14:paraId="272C78D1" w14:textId="77777777" w:rsidR="002B371E" w:rsidRPr="00B95312" w:rsidRDefault="002B371E" w:rsidP="00E76026">
            <w:pPr>
              <w:rPr>
                <w:szCs w:val="22"/>
              </w:rPr>
            </w:pPr>
            <w:r w:rsidRPr="00B95312">
              <w:rPr>
                <w:szCs w:val="22"/>
              </w:rPr>
              <w:t>Full Stack Developer</w:t>
            </w:r>
          </w:p>
        </w:tc>
        <w:tc>
          <w:tcPr>
            <w:tcW w:w="1806" w:type="dxa"/>
            <w:shd w:val="clear" w:color="auto" w:fill="F2F2F2" w:themeFill="background1" w:themeFillShade="F2"/>
          </w:tcPr>
          <w:p w14:paraId="7023B800" w14:textId="77777777" w:rsidR="002B371E" w:rsidRPr="00B95312" w:rsidRDefault="002F4DCD" w:rsidP="00861C88">
            <w:pPr>
              <w:rPr>
                <w:b/>
                <w:bCs/>
                <w:szCs w:val="22"/>
              </w:rPr>
            </w:pPr>
            <w:sdt>
              <w:sdtPr>
                <w:rPr>
                  <w:b/>
                  <w:bCs/>
                  <w:szCs w:val="22"/>
                </w:rPr>
                <w:alias w:val="Job Category:"/>
                <w:tag w:val="Job Category:"/>
                <w:id w:val="-662242405"/>
                <w:placeholder>
                  <w:docPart w:val="8431CEDAA967474CB6F9A13DE3F8E431"/>
                </w:placeholder>
                <w:temporary/>
                <w:showingPlcHdr/>
                <w15:appearance w15:val="hidden"/>
              </w:sdtPr>
              <w:sdtContent>
                <w:r w:rsidR="002B371E" w:rsidRPr="00B95312">
                  <w:rPr>
                    <w:b/>
                    <w:bCs/>
                    <w:szCs w:val="22"/>
                  </w:rPr>
                  <w:t>Job Category</w:t>
                </w:r>
              </w:sdtContent>
            </w:sdt>
            <w:r w:rsidR="002B371E" w:rsidRPr="00B95312">
              <w:rPr>
                <w:b/>
                <w:bCs/>
                <w:szCs w:val="22"/>
              </w:rPr>
              <w:t>:</w:t>
            </w:r>
          </w:p>
        </w:tc>
        <w:tc>
          <w:tcPr>
            <w:tcW w:w="2605" w:type="dxa"/>
          </w:tcPr>
          <w:p w14:paraId="2556BC2E" w14:textId="77777777" w:rsidR="002B371E" w:rsidRPr="00B95312" w:rsidRDefault="002B371E" w:rsidP="00E76026">
            <w:pPr>
              <w:rPr>
                <w:szCs w:val="22"/>
              </w:rPr>
            </w:pPr>
            <w:r w:rsidRPr="00B95312">
              <w:rPr>
                <w:szCs w:val="22"/>
              </w:rPr>
              <w:t>Technical</w:t>
            </w:r>
          </w:p>
        </w:tc>
      </w:tr>
      <w:tr w:rsidR="002B371E" w:rsidRPr="00B95312" w14:paraId="0A58585C" w14:textId="77777777" w:rsidTr="00E76026">
        <w:trPr>
          <w:gridAfter w:val="1"/>
          <w:wAfter w:w="7" w:type="dxa"/>
        </w:trPr>
        <w:tc>
          <w:tcPr>
            <w:tcW w:w="1838" w:type="dxa"/>
            <w:shd w:val="clear" w:color="auto" w:fill="F2F2F2" w:themeFill="background1" w:themeFillShade="F2"/>
          </w:tcPr>
          <w:p w14:paraId="7C92DE76" w14:textId="77777777" w:rsidR="002B371E" w:rsidRPr="00B95312" w:rsidRDefault="002B371E" w:rsidP="00861C88">
            <w:pPr>
              <w:rPr>
                <w:b/>
                <w:bCs/>
                <w:szCs w:val="22"/>
              </w:rPr>
            </w:pPr>
            <w:r w:rsidRPr="00B95312">
              <w:rPr>
                <w:b/>
                <w:bCs/>
                <w:szCs w:val="22"/>
              </w:rPr>
              <w:t>Group:</w:t>
            </w:r>
          </w:p>
        </w:tc>
        <w:tc>
          <w:tcPr>
            <w:tcW w:w="3101" w:type="dxa"/>
          </w:tcPr>
          <w:p w14:paraId="296D52AC" w14:textId="77777777" w:rsidR="002B371E" w:rsidRPr="00B95312" w:rsidRDefault="002B371E" w:rsidP="00E76026">
            <w:pPr>
              <w:rPr>
                <w:szCs w:val="22"/>
              </w:rPr>
            </w:pPr>
            <w:r w:rsidRPr="00B95312">
              <w:rPr>
                <w:szCs w:val="22"/>
              </w:rPr>
              <w:t>G6 Internet Explorers Team</w:t>
            </w:r>
          </w:p>
        </w:tc>
        <w:tc>
          <w:tcPr>
            <w:tcW w:w="1806" w:type="dxa"/>
            <w:shd w:val="clear" w:color="auto" w:fill="F2F2F2" w:themeFill="background1" w:themeFillShade="F2"/>
          </w:tcPr>
          <w:p w14:paraId="6209696C" w14:textId="77777777" w:rsidR="002B371E" w:rsidRPr="00B95312" w:rsidRDefault="002B371E" w:rsidP="00861C88">
            <w:pPr>
              <w:rPr>
                <w:b/>
                <w:bCs/>
                <w:szCs w:val="22"/>
              </w:rPr>
            </w:pPr>
            <w:r w:rsidRPr="00B95312">
              <w:rPr>
                <w:b/>
                <w:bCs/>
                <w:szCs w:val="22"/>
              </w:rPr>
              <w:t>Salary Range:</w:t>
            </w:r>
          </w:p>
        </w:tc>
        <w:tc>
          <w:tcPr>
            <w:tcW w:w="2605" w:type="dxa"/>
          </w:tcPr>
          <w:p w14:paraId="1E1E4561" w14:textId="77777777" w:rsidR="002B371E" w:rsidRPr="00B95312" w:rsidRDefault="002B371E" w:rsidP="00E76026">
            <w:pPr>
              <w:rPr>
                <w:szCs w:val="22"/>
              </w:rPr>
            </w:pPr>
            <w:r w:rsidRPr="00B95312">
              <w:rPr>
                <w:szCs w:val="22"/>
              </w:rPr>
              <w:t>Neg.</w:t>
            </w:r>
          </w:p>
        </w:tc>
      </w:tr>
      <w:tr w:rsidR="002B371E" w:rsidRPr="00B95312" w14:paraId="60216908" w14:textId="77777777" w:rsidTr="00E76026">
        <w:tc>
          <w:tcPr>
            <w:tcW w:w="9357" w:type="dxa"/>
            <w:gridSpan w:val="5"/>
            <w:tcBorders>
              <w:top w:val="nil"/>
            </w:tcBorders>
            <w:shd w:val="clear" w:color="auto" w:fill="D9D9D9" w:themeFill="background1" w:themeFillShade="D9"/>
          </w:tcPr>
          <w:p w14:paraId="7A4264C9" w14:textId="6E555C93" w:rsidR="002B371E" w:rsidRPr="00B95312" w:rsidRDefault="00861C88" w:rsidP="00861C88">
            <w:pPr>
              <w:rPr>
                <w:szCs w:val="22"/>
              </w:rPr>
            </w:pPr>
            <w:r w:rsidRPr="00B95312">
              <w:rPr>
                <w:b/>
                <w:bCs/>
                <w:szCs w:val="22"/>
              </w:rPr>
              <w:t>Job Description</w:t>
            </w:r>
          </w:p>
        </w:tc>
      </w:tr>
      <w:tr w:rsidR="002B371E" w:rsidRPr="00B95312" w14:paraId="5FB635B3" w14:textId="77777777" w:rsidTr="00E76026">
        <w:tc>
          <w:tcPr>
            <w:tcW w:w="9357" w:type="dxa"/>
            <w:gridSpan w:val="5"/>
            <w:tcMar>
              <w:bottom w:w="115" w:type="dxa"/>
            </w:tcMar>
          </w:tcPr>
          <w:p w14:paraId="7CC7350A" w14:textId="7B0AB9E7" w:rsidR="002B371E" w:rsidRPr="00B95312" w:rsidRDefault="00861C88" w:rsidP="00861C88">
            <w:pPr>
              <w:rPr>
                <w:b/>
                <w:bCs/>
                <w:szCs w:val="22"/>
              </w:rPr>
            </w:pPr>
            <w:r w:rsidRPr="00B95312">
              <w:rPr>
                <w:b/>
                <w:bCs/>
                <w:szCs w:val="22"/>
              </w:rPr>
              <w:t>Roles and Responsibilities</w:t>
            </w:r>
          </w:p>
          <w:p w14:paraId="014AB85F" w14:textId="77777777" w:rsidR="002B371E" w:rsidRPr="00B95312" w:rsidRDefault="002B371E" w:rsidP="00E76026">
            <w:pPr>
              <w:rPr>
                <w:szCs w:val="22"/>
              </w:rPr>
            </w:pPr>
            <w:r w:rsidRPr="00B95312">
              <w:rPr>
                <w:szCs w:val="22"/>
              </w:rPr>
              <w:t>In this role you will be required to develop and  maintain both back-end and front-end systems. You will be required to incorporate a number of designs and processes, which support the Garden Mates vision as an application-based platform for household plant development. Streamlining the processes for excellent customer satisfaction through our platform.</w:t>
            </w:r>
          </w:p>
          <w:p w14:paraId="2A8FD22E" w14:textId="77777777" w:rsidR="002B371E" w:rsidRPr="00B95312" w:rsidRDefault="002B371E" w:rsidP="00E76026">
            <w:pPr>
              <w:rPr>
                <w:szCs w:val="22"/>
              </w:rPr>
            </w:pPr>
          </w:p>
          <w:p w14:paraId="6A7EF4FE"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Backend and front-end application architecture</w:t>
            </w:r>
          </w:p>
          <w:p w14:paraId="2389A827"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Design and develop critical APIs</w:t>
            </w:r>
          </w:p>
          <w:p w14:paraId="7304A34D"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Meet technical needs as required</w:t>
            </w:r>
          </w:p>
          <w:p w14:paraId="13F9B796"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interactive user interfaces on different applications</w:t>
            </w:r>
          </w:p>
          <w:p w14:paraId="6E04BDA5" w14:textId="77777777" w:rsidR="002B371E" w:rsidRPr="00B95312" w:rsidRDefault="002B371E" w:rsidP="00E76026">
            <w:pPr>
              <w:pStyle w:val="ListNumber"/>
              <w:numPr>
                <w:ilvl w:val="0"/>
                <w:numId w:val="0"/>
              </w:numPr>
              <w:rPr>
                <w:rFonts w:ascii="Century Gothic" w:hAnsi="Century Gothic"/>
                <w:sz w:val="22"/>
                <w:szCs w:val="22"/>
              </w:rPr>
            </w:pPr>
          </w:p>
          <w:p w14:paraId="3E13038E" w14:textId="77777777" w:rsidR="00861C88" w:rsidRPr="00B95312" w:rsidRDefault="00861C88" w:rsidP="00861C88">
            <w:pPr>
              <w:rPr>
                <w:b/>
                <w:bCs/>
                <w:szCs w:val="22"/>
              </w:rPr>
            </w:pPr>
            <w:r w:rsidRPr="00B95312">
              <w:rPr>
                <w:b/>
                <w:bCs/>
                <w:szCs w:val="22"/>
              </w:rPr>
              <w:t>Qualifications and Educational Requirements</w:t>
            </w:r>
          </w:p>
          <w:p w14:paraId="12FA8027" w14:textId="77777777" w:rsidR="002B371E" w:rsidRPr="00B95312" w:rsidRDefault="002B371E" w:rsidP="002B371E">
            <w:pPr>
              <w:pStyle w:val="ListParagraph"/>
              <w:numPr>
                <w:ilvl w:val="0"/>
                <w:numId w:val="29"/>
              </w:numPr>
              <w:spacing w:before="30" w:after="30" w:line="240" w:lineRule="auto"/>
              <w:jc w:val="left"/>
            </w:pPr>
            <w:r w:rsidRPr="00B95312">
              <w:t>At least 3 years of experience in producing complex systems</w:t>
            </w:r>
          </w:p>
          <w:p w14:paraId="2F130EF1" w14:textId="77777777" w:rsidR="002B371E" w:rsidRPr="00B95312" w:rsidRDefault="002B371E" w:rsidP="002B371E">
            <w:pPr>
              <w:pStyle w:val="ListParagraph"/>
              <w:numPr>
                <w:ilvl w:val="0"/>
                <w:numId w:val="29"/>
              </w:numPr>
              <w:spacing w:before="30" w:after="30" w:line="240" w:lineRule="auto"/>
              <w:jc w:val="left"/>
            </w:pPr>
            <w:r w:rsidRPr="00B95312">
              <w:t>Computer science degree</w:t>
            </w:r>
          </w:p>
          <w:p w14:paraId="093104ED" w14:textId="77777777" w:rsidR="002B371E" w:rsidRPr="00B95312" w:rsidRDefault="002B371E" w:rsidP="002B371E">
            <w:pPr>
              <w:pStyle w:val="ListParagraph"/>
              <w:numPr>
                <w:ilvl w:val="0"/>
                <w:numId w:val="29"/>
              </w:numPr>
              <w:spacing w:before="30" w:after="30" w:line="240" w:lineRule="auto"/>
              <w:jc w:val="left"/>
            </w:pPr>
            <w:r w:rsidRPr="00B95312">
              <w:t>Extensive understanding on HTML Javascript</w:t>
            </w:r>
          </w:p>
          <w:p w14:paraId="3896B59D" w14:textId="719C1528" w:rsidR="002B371E" w:rsidRPr="00B95312" w:rsidRDefault="002B371E" w:rsidP="002B371E">
            <w:pPr>
              <w:pStyle w:val="ListParagraph"/>
              <w:numPr>
                <w:ilvl w:val="0"/>
                <w:numId w:val="29"/>
              </w:numPr>
              <w:spacing w:before="30" w:after="30" w:line="240" w:lineRule="auto"/>
              <w:jc w:val="left"/>
            </w:pPr>
            <w:r w:rsidRPr="00B95312">
              <w:t>Familiarity with NoSQL databases and database design.</w:t>
            </w:r>
          </w:p>
          <w:p w14:paraId="08C226C0" w14:textId="77777777" w:rsidR="002B371E" w:rsidRPr="00B95312" w:rsidRDefault="002B371E" w:rsidP="002B371E">
            <w:pPr>
              <w:pStyle w:val="ListParagraph"/>
              <w:numPr>
                <w:ilvl w:val="0"/>
                <w:numId w:val="29"/>
              </w:numPr>
              <w:spacing w:before="30" w:after="30" w:line="240" w:lineRule="auto"/>
              <w:jc w:val="left"/>
            </w:pPr>
            <w:r w:rsidRPr="00B95312">
              <w:t>Expertise in python, React Native.</w:t>
            </w:r>
          </w:p>
          <w:p w14:paraId="1B5537A5" w14:textId="66505CAE" w:rsidR="002B371E" w:rsidRPr="00B95312" w:rsidRDefault="002B371E" w:rsidP="002B371E">
            <w:pPr>
              <w:pStyle w:val="ListParagraph"/>
              <w:numPr>
                <w:ilvl w:val="0"/>
                <w:numId w:val="29"/>
              </w:numPr>
              <w:spacing w:before="30" w:after="30" w:line="240" w:lineRule="auto"/>
              <w:jc w:val="left"/>
            </w:pPr>
            <w:r w:rsidRPr="00B95312">
              <w:t xml:space="preserve">Experience in REST </w:t>
            </w:r>
            <w:r w:rsidR="00FC5C42" w:rsidRPr="00B95312">
              <w:t>API</w:t>
            </w:r>
            <w:r w:rsidRPr="00B95312">
              <w:t>’s.</w:t>
            </w:r>
          </w:p>
          <w:p w14:paraId="2F4468A5" w14:textId="77777777" w:rsidR="002B371E" w:rsidRPr="00B95312" w:rsidRDefault="002B371E" w:rsidP="002B371E">
            <w:pPr>
              <w:pStyle w:val="ListParagraph"/>
              <w:numPr>
                <w:ilvl w:val="0"/>
                <w:numId w:val="29"/>
              </w:numPr>
              <w:spacing w:before="30" w:after="30" w:line="240" w:lineRule="auto"/>
              <w:jc w:val="left"/>
            </w:pPr>
            <w:r w:rsidRPr="00B95312">
              <w:t>Experience in Containerisation essential.</w:t>
            </w:r>
          </w:p>
          <w:p w14:paraId="3D49C58F" w14:textId="77777777" w:rsidR="002B371E" w:rsidRPr="00B95312" w:rsidRDefault="002B371E" w:rsidP="00E76026">
            <w:pPr>
              <w:rPr>
                <w:szCs w:val="22"/>
              </w:rPr>
            </w:pPr>
          </w:p>
          <w:p w14:paraId="522CCE4C" w14:textId="5794F787" w:rsidR="002B371E" w:rsidRPr="00B95312" w:rsidRDefault="00861C88" w:rsidP="00861C88">
            <w:pPr>
              <w:rPr>
                <w:b/>
                <w:bCs/>
                <w:szCs w:val="22"/>
              </w:rPr>
            </w:pPr>
            <w:r w:rsidRPr="00B95312">
              <w:rPr>
                <w:b/>
                <w:bCs/>
                <w:szCs w:val="22"/>
              </w:rPr>
              <w:t>Preferred Skills</w:t>
            </w:r>
          </w:p>
          <w:p w14:paraId="1BF3212A" w14:textId="77777777" w:rsidR="002B371E" w:rsidRPr="00B95312" w:rsidRDefault="002B371E" w:rsidP="002B371E">
            <w:pPr>
              <w:pStyle w:val="ListParagraph"/>
              <w:numPr>
                <w:ilvl w:val="0"/>
                <w:numId w:val="29"/>
              </w:numPr>
              <w:spacing w:before="30" w:after="30" w:line="240" w:lineRule="auto"/>
              <w:jc w:val="left"/>
            </w:pPr>
            <w:r w:rsidRPr="00B95312">
              <w:t>Excellent in both written and verbal communication skills</w:t>
            </w:r>
          </w:p>
          <w:p w14:paraId="594BFCC8" w14:textId="77777777" w:rsidR="002B371E" w:rsidRPr="00B95312" w:rsidRDefault="002B371E" w:rsidP="002B371E">
            <w:pPr>
              <w:pStyle w:val="ListParagraph"/>
              <w:numPr>
                <w:ilvl w:val="0"/>
                <w:numId w:val="29"/>
              </w:numPr>
              <w:spacing w:before="30" w:after="30" w:line="240" w:lineRule="auto"/>
              <w:jc w:val="left"/>
            </w:pPr>
            <w:r w:rsidRPr="00B95312">
              <w:t>Familiarity with Adobe PhoneGap would be highly desirable.</w:t>
            </w:r>
          </w:p>
          <w:p w14:paraId="532D6B28" w14:textId="77777777" w:rsidR="002B371E" w:rsidRPr="00B95312" w:rsidRDefault="002B371E" w:rsidP="002B371E">
            <w:pPr>
              <w:pStyle w:val="ListParagraph"/>
              <w:numPr>
                <w:ilvl w:val="0"/>
                <w:numId w:val="29"/>
              </w:numPr>
              <w:spacing w:before="30" w:after="30" w:line="240" w:lineRule="auto"/>
              <w:jc w:val="left"/>
            </w:pPr>
            <w:r w:rsidRPr="00B95312">
              <w:t>Familiarity with Jenkins is desirable.</w:t>
            </w:r>
          </w:p>
          <w:p w14:paraId="1074C9F5" w14:textId="77777777" w:rsidR="002B371E" w:rsidRPr="00B95312" w:rsidRDefault="002B371E" w:rsidP="00E76026">
            <w:pPr>
              <w:pStyle w:val="ListParagraph"/>
            </w:pPr>
          </w:p>
          <w:p w14:paraId="2E947E47" w14:textId="77777777" w:rsidR="00861C88" w:rsidRPr="00B95312" w:rsidRDefault="00861C88" w:rsidP="00861C88">
            <w:pPr>
              <w:rPr>
                <w:b/>
                <w:bCs/>
                <w:szCs w:val="22"/>
              </w:rPr>
            </w:pPr>
            <w:r w:rsidRPr="00B95312">
              <w:rPr>
                <w:b/>
                <w:bCs/>
                <w:szCs w:val="22"/>
              </w:rPr>
              <w:t>Additional Notes</w:t>
            </w:r>
          </w:p>
          <w:p w14:paraId="6BF13E59" w14:textId="77777777" w:rsidR="002B371E" w:rsidRPr="00B95312" w:rsidRDefault="002B371E" w:rsidP="002B371E">
            <w:pPr>
              <w:pStyle w:val="ListParagraph"/>
              <w:numPr>
                <w:ilvl w:val="0"/>
                <w:numId w:val="27"/>
              </w:numPr>
              <w:spacing w:before="30" w:after="30" w:line="240" w:lineRule="auto"/>
              <w:jc w:val="left"/>
            </w:pPr>
            <w:r w:rsidRPr="00B95312">
              <w:t>Work collaboratively</w:t>
            </w:r>
          </w:p>
          <w:p w14:paraId="20F1BAD2" w14:textId="77777777" w:rsidR="002B371E" w:rsidRPr="00B95312" w:rsidRDefault="002B371E" w:rsidP="00E76026">
            <w:pPr>
              <w:rPr>
                <w:szCs w:val="22"/>
              </w:rPr>
            </w:pPr>
          </w:p>
          <w:p w14:paraId="7498BFB6" w14:textId="77777777" w:rsidR="002B371E" w:rsidRPr="00B95312" w:rsidRDefault="002B371E" w:rsidP="00E76026">
            <w:pPr>
              <w:rPr>
                <w:szCs w:val="22"/>
              </w:rPr>
            </w:pPr>
          </w:p>
          <w:p w14:paraId="22FF9684" w14:textId="77777777" w:rsidR="002B371E" w:rsidRPr="00B95312" w:rsidRDefault="002B371E" w:rsidP="00E76026">
            <w:pPr>
              <w:rPr>
                <w:szCs w:val="22"/>
              </w:rPr>
            </w:pPr>
          </w:p>
          <w:p w14:paraId="423E00EC" w14:textId="77777777" w:rsidR="002B371E" w:rsidRPr="00B95312" w:rsidRDefault="002B371E" w:rsidP="00E76026">
            <w:pPr>
              <w:rPr>
                <w:szCs w:val="22"/>
              </w:rPr>
            </w:pPr>
          </w:p>
        </w:tc>
      </w:tr>
    </w:tbl>
    <w:p w14:paraId="6C36F74E" w14:textId="77777777" w:rsidR="002B371E" w:rsidRPr="00351F54" w:rsidRDefault="002B371E" w:rsidP="002B371E"/>
    <w:p w14:paraId="4D7713E9" w14:textId="77777777" w:rsidR="002B371E" w:rsidRDefault="002B371E" w:rsidP="007B1B54">
      <w:pPr>
        <w:rPr>
          <w:rFonts w:eastAsiaTheme="majorEastAsia"/>
          <w:lang w:eastAsia="en-US"/>
        </w:rPr>
      </w:pPr>
    </w:p>
    <w:p w14:paraId="6606F460" w14:textId="33D9E702" w:rsidR="009F44F8" w:rsidRDefault="009F44F8" w:rsidP="00E9097A">
      <w:pPr>
        <w:rPr>
          <w:rFonts w:eastAsiaTheme="majorEastAsia"/>
          <w:lang w:eastAsia="en-US"/>
        </w:rPr>
      </w:pPr>
    </w:p>
    <w:p w14:paraId="4980134A" w14:textId="77777777" w:rsidR="009F44F8" w:rsidRPr="00E9097A" w:rsidRDefault="009F44F8" w:rsidP="00E9097A">
      <w:pPr>
        <w:rPr>
          <w:rFonts w:eastAsiaTheme="majorEastAsia"/>
          <w:lang w:eastAsia="en-US"/>
        </w:rPr>
      </w:pPr>
    </w:p>
    <w:p w14:paraId="4636D775" w14:textId="77777777" w:rsidR="007B0EB7" w:rsidRDefault="007B0EB7">
      <w:pPr>
        <w:rPr>
          <w:rFonts w:eastAsiaTheme="majorEastAsia" w:cstheme="majorBidi"/>
          <w:color w:val="C40827"/>
          <w:sz w:val="26"/>
          <w:szCs w:val="26"/>
        </w:rPr>
      </w:pPr>
      <w:r>
        <w:br w:type="page"/>
      </w:r>
    </w:p>
    <w:p w14:paraId="1C292EF2" w14:textId="77777777" w:rsidR="00FD4D0A" w:rsidRDefault="00FD4D0A" w:rsidP="00FD4D0A"/>
    <w:p w14:paraId="7A93EAA7" w14:textId="7B2DC5FB" w:rsidR="00663667" w:rsidRDefault="00231C2C" w:rsidP="00231C2C">
      <w:pPr>
        <w:pStyle w:val="Heading2"/>
      </w:pPr>
      <w:bookmarkStart w:id="384" w:name="_Toc32556956"/>
      <w:r>
        <w:t>Group Reflection</w:t>
      </w:r>
      <w:bookmarkEnd w:id="384"/>
    </w:p>
    <w:p w14:paraId="22BBFC4C" w14:textId="20CABEBC" w:rsidR="00663667" w:rsidRDefault="00663667"/>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39ED8862" w14:textId="77777777" w:rsidR="00E9097A" w:rsidRDefault="00E9097A">
      <w:pPr>
        <w:spacing w:after="160" w:line="259" w:lineRule="auto"/>
        <w:rPr>
          <w:rFonts w:eastAsiaTheme="majorEastAsia" w:cstheme="majorBidi"/>
          <w:b/>
          <w:color w:val="C40827"/>
          <w:sz w:val="32"/>
          <w:szCs w:val="32"/>
          <w:lang w:eastAsia="en-US"/>
        </w:rPr>
      </w:pPr>
      <w:r>
        <w:br w:type="page"/>
      </w:r>
    </w:p>
    <w:p w14:paraId="17417C8F" w14:textId="63BF38A9" w:rsidR="00B64B36" w:rsidRDefault="00B64B36" w:rsidP="00663667">
      <w:pPr>
        <w:pStyle w:val="Heading1"/>
      </w:pPr>
      <w:bookmarkStart w:id="385" w:name="_Toc32556957"/>
      <w:r>
        <w:lastRenderedPageBreak/>
        <w:t>References</w:t>
      </w:r>
      <w:bookmarkEnd w:id="385"/>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48760596" w14:textId="77777777" w:rsidR="00B97E13" w:rsidRPr="003E4E04" w:rsidRDefault="00B97E13" w:rsidP="003E4E04">
      <w:pPr>
        <w:jc w:val="left"/>
        <w:rPr>
          <w:ins w:id="386" w:author="Brian Dean" w:date="2020-02-06T12:02:00Z"/>
          <w:color w:val="auto"/>
          <w:szCs w:val="22"/>
        </w:rPr>
      </w:pPr>
      <w:ins w:id="387" w:author="Brian Dean" w:date="2020-02-06T12:02:00Z">
        <w:r w:rsidRPr="003E4E04">
          <w:rPr>
            <w:i/>
            <w:iCs/>
            <w:szCs w:val="22"/>
          </w:rPr>
          <w:t>As the popularity of apartment living increases, downsizing a garden becomes a new challenge - ABC News (Australian Broadcasting Corporation)</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"https://www.abc.net.au/news/2019-03-13/downsizing-garden-becomes-new-challenge-apartment/10874866" </w:instrText>
        </w:r>
        <w:r w:rsidR="00A97778" w:rsidRPr="003E4E04">
          <w:rPr>
            <w:szCs w:val="22"/>
          </w:rPr>
          <w:fldChar w:fldCharType="separate"/>
        </w:r>
        <w:r w:rsidRPr="003E4E04">
          <w:rPr>
            <w:rStyle w:val="Hyperlink"/>
            <w:szCs w:val="22"/>
          </w:rPr>
          <w:t>https://www.abc.net.au/news/2019-03-13/downsizing-garden-becomes-new-challenge-apartment/10874866</w:t>
        </w:r>
        <w:r w:rsidR="00A97778" w:rsidRPr="003E4E04">
          <w:rPr>
            <w:rStyle w:val="Hyperlink"/>
            <w:szCs w:val="22"/>
            <w:rPrChange w:id="388" w:author="Brian Dean" w:date="2020-02-10T08:06:00Z">
              <w:rPr>
                <w:rStyle w:val="Hyperlink"/>
              </w:rPr>
            </w:rPrChange>
          </w:rPr>
          <w:fldChar w:fldCharType="end"/>
        </w:r>
        <w:r w:rsidRPr="003E4E04">
          <w:rPr>
            <w:szCs w:val="22"/>
          </w:rPr>
          <w:t xml:space="preserve"> (Accessed: 6 February 2020).</w:t>
        </w:r>
      </w:ins>
    </w:p>
    <w:p w14:paraId="22697014" w14:textId="03BAF054" w:rsidR="00B64B36" w:rsidRPr="003E4E04" w:rsidRDefault="00B64B36" w:rsidP="003E4E04">
      <w:pPr>
        <w:jc w:val="left"/>
        <w:rPr>
          <w:ins w:id="389" w:author="Brian Dean" w:date="2020-02-06T12:02:00Z"/>
          <w:szCs w:val="22"/>
        </w:rPr>
      </w:pPr>
    </w:p>
    <w:p w14:paraId="79442F0B" w14:textId="77777777" w:rsidR="00357A3B" w:rsidRPr="003E4E04" w:rsidRDefault="00357A3B" w:rsidP="003E4E04">
      <w:pPr>
        <w:jc w:val="left"/>
        <w:rPr>
          <w:ins w:id="390" w:author="Brian Dean" w:date="2020-02-06T16:50:00Z"/>
          <w:color w:val="auto"/>
          <w:szCs w:val="22"/>
        </w:rPr>
      </w:pPr>
      <w:ins w:id="391" w:author="Brian Dean" w:date="2020-02-06T16:50:00Z">
        <w:r w:rsidRPr="003E4E04">
          <w:rPr>
            <w:i/>
            <w:iCs/>
            <w:szCs w:val="22"/>
          </w:rPr>
          <w:t>How a pot plant or five is good for you | Pursuit by The University of Melbourne</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"https://pursuit.unimelb.edu.au/articles/how-a-pot-plant-or-five-is-good-for-you" </w:instrText>
        </w:r>
        <w:r w:rsidR="00A97778" w:rsidRPr="003E4E04">
          <w:rPr>
            <w:szCs w:val="22"/>
          </w:rPr>
          <w:fldChar w:fldCharType="separate"/>
        </w:r>
        <w:r w:rsidRPr="003E4E04">
          <w:rPr>
            <w:rStyle w:val="Hyperlink"/>
            <w:szCs w:val="22"/>
          </w:rPr>
          <w:t>https://pursuit.unimelb.edu.au/articles/how-a-pot-plant-or-five-is-good-for-you</w:t>
        </w:r>
        <w:r w:rsidR="00A97778" w:rsidRPr="003E4E04">
          <w:rPr>
            <w:rStyle w:val="Hyperlink"/>
            <w:szCs w:val="22"/>
            <w:rPrChange w:id="392" w:author="Brian Dean" w:date="2020-02-10T08:06:00Z">
              <w:rPr>
                <w:rStyle w:val="Hyperlink"/>
              </w:rPr>
            </w:rPrChange>
          </w:rPr>
          <w:fldChar w:fldCharType="end"/>
        </w:r>
        <w:r w:rsidRPr="003E4E04">
          <w:rPr>
            <w:szCs w:val="22"/>
          </w:rPr>
          <w:t xml:space="preserve"> (Accessed: 6 February 2020).</w:t>
        </w:r>
      </w:ins>
    </w:p>
    <w:p w14:paraId="35A27E30" w14:textId="44A0EEE3" w:rsidR="00B97E13" w:rsidRPr="003E4E04" w:rsidRDefault="00B97E13" w:rsidP="003E4E04">
      <w:pPr>
        <w:jc w:val="left"/>
        <w:rPr>
          <w:ins w:id="393" w:author="Brian Dean" w:date="2020-02-06T16:50:00Z"/>
          <w:szCs w:val="22"/>
        </w:rPr>
      </w:pPr>
    </w:p>
    <w:p w14:paraId="6B2F4BFA" w14:textId="2D01F977" w:rsidR="00015952" w:rsidRPr="003E4E04" w:rsidRDefault="00015952" w:rsidP="003E4E04">
      <w:pPr>
        <w:jc w:val="left"/>
        <w:rPr>
          <w:ins w:id="394" w:author="Brian Dean" w:date="2020-02-06T16:50:00Z"/>
          <w:szCs w:val="22"/>
        </w:rPr>
      </w:pPr>
      <w:ins w:id="395" w:author="Brian Dean" w:date="2020-02-06T16:50:00Z">
        <w:r w:rsidRPr="003E4E04">
          <w:rPr>
            <w:szCs w:val="22"/>
          </w:rPr>
          <w:t xml:space="preserve">Subscribe (2019) ‘Best tech gadgets for indoor plant lovers’, </w:t>
        </w:r>
        <w:proofErr w:type="spellStart"/>
        <w:r w:rsidRPr="003E4E04">
          <w:rPr>
            <w:i/>
            <w:iCs/>
            <w:szCs w:val="22"/>
          </w:rPr>
          <w:t>PlantMaid</w:t>
        </w:r>
        <w:proofErr w:type="spellEnd"/>
        <w:r w:rsidRPr="003E4E04">
          <w:rPr>
            <w:szCs w:val="22"/>
          </w:rPr>
          <w:t xml:space="preserve">, 22 April. Available at: </w:t>
        </w:r>
        <w:r w:rsidR="00A97778" w:rsidRPr="003E4E04">
          <w:rPr>
            <w:szCs w:val="22"/>
          </w:rPr>
          <w:fldChar w:fldCharType="begin"/>
        </w:r>
        <w:r w:rsidR="00A97778" w:rsidRPr="003E4E04">
          <w:rPr>
            <w:szCs w:val="22"/>
          </w:rPr>
          <w:instrText xml:space="preserve"> HYPERLINK "https://www.plantmaid.com/best-tech-gadgets-for-indoor-plant-lovers/" </w:instrText>
        </w:r>
        <w:r w:rsidR="00A97778" w:rsidRPr="003E4E04">
          <w:rPr>
            <w:szCs w:val="22"/>
          </w:rPr>
          <w:fldChar w:fldCharType="separate"/>
        </w:r>
        <w:r w:rsidRPr="003E4E04">
          <w:rPr>
            <w:rStyle w:val="Hyperlink"/>
            <w:szCs w:val="22"/>
          </w:rPr>
          <w:t>https://www.plantmaid.com/best-tech-gadgets-for-indoor-plant-lovers/</w:t>
        </w:r>
        <w:r w:rsidR="00A97778" w:rsidRPr="003E4E04">
          <w:rPr>
            <w:rStyle w:val="Hyperlink"/>
            <w:szCs w:val="22"/>
            <w:rPrChange w:id="396" w:author="Brian Dean" w:date="2020-02-10T08:06:00Z">
              <w:rPr>
                <w:rStyle w:val="Hyperlink"/>
              </w:rPr>
            </w:rPrChange>
          </w:rPr>
          <w:fldChar w:fldCharType="end"/>
        </w:r>
        <w:r w:rsidRPr="003E4E04">
          <w:rPr>
            <w:szCs w:val="22"/>
          </w:rPr>
          <w:t xml:space="preserve"> (Accessed: 22 April 2019).</w:t>
        </w:r>
      </w:ins>
    </w:p>
    <w:p w14:paraId="6CF962D6" w14:textId="3DE21FDE" w:rsidR="00015952" w:rsidRPr="003E4E04" w:rsidRDefault="00015952" w:rsidP="003E4E04">
      <w:pPr>
        <w:jc w:val="left"/>
        <w:rPr>
          <w:szCs w:val="22"/>
        </w:rPr>
      </w:pPr>
    </w:p>
    <w:p w14:paraId="7C54637C" w14:textId="77777777" w:rsidR="003E4E04" w:rsidRPr="003E4E04" w:rsidRDefault="003E4E04" w:rsidP="003E4E04">
      <w:pPr>
        <w:jc w:val="left"/>
        <w:rPr>
          <w:szCs w:val="22"/>
        </w:rPr>
      </w:pPr>
      <w:r w:rsidRPr="00B644CE">
        <w:rPr>
          <w:i/>
          <w:iCs/>
          <w:szCs w:val="22"/>
        </w:rPr>
        <w:t>Green Power</w:t>
      </w:r>
      <w:r w:rsidRPr="00B644CE">
        <w:rPr>
          <w:szCs w:val="22"/>
        </w:rPr>
        <w:t xml:space="preserve"> (no date) </w:t>
      </w:r>
      <w:r w:rsidRPr="00B644CE">
        <w:rPr>
          <w:i/>
          <w:iCs/>
          <w:szCs w:val="22"/>
        </w:rPr>
        <w:t>Zigbee Alliance</w:t>
      </w:r>
      <w:r w:rsidRPr="00B644CE">
        <w:rPr>
          <w:szCs w:val="22"/>
        </w:rPr>
        <w:t xml:space="preserve">. Available at: </w:t>
      </w:r>
      <w:hyperlink r:id="rId20" w:history="1">
        <w:r w:rsidRPr="00B644CE">
          <w:rPr>
            <w:color w:val="0000FF"/>
            <w:szCs w:val="22"/>
            <w:u w:val="single"/>
          </w:rPr>
          <w:t>https://zigbeealliance.org/solution/green-power/</w:t>
        </w:r>
      </w:hyperlink>
      <w:r w:rsidRPr="00B644CE">
        <w:rPr>
          <w:szCs w:val="22"/>
        </w:rPr>
        <w:t xml:space="preserve"> (Accessed: 12 February 2020).</w:t>
      </w:r>
    </w:p>
    <w:p w14:paraId="4C797971" w14:textId="77777777" w:rsidR="003E4E04" w:rsidRPr="003E4E04" w:rsidRDefault="003E4E04" w:rsidP="003E4E04">
      <w:pPr>
        <w:jc w:val="left"/>
        <w:rPr>
          <w:szCs w:val="22"/>
        </w:rPr>
      </w:pPr>
    </w:p>
    <w:p w14:paraId="6B34C561" w14:textId="77777777" w:rsidR="003E4E04" w:rsidRPr="00193DA4" w:rsidRDefault="003E4E04" w:rsidP="003E4E04">
      <w:pPr>
        <w:jc w:val="left"/>
        <w:rPr>
          <w:szCs w:val="22"/>
        </w:rPr>
      </w:pPr>
      <w:r w:rsidRPr="00193DA4">
        <w:rPr>
          <w:szCs w:val="22"/>
        </w:rPr>
        <w:t>‘</w:t>
      </w:r>
      <w:proofErr w:type="spellStart"/>
      <w:r w:rsidRPr="00193DA4">
        <w:rPr>
          <w:szCs w:val="22"/>
        </w:rPr>
        <w:t>ProbMe</w:t>
      </w:r>
      <w:proofErr w:type="spellEnd"/>
      <w:r w:rsidRPr="00193DA4">
        <w:rPr>
          <w:szCs w:val="22"/>
        </w:rPr>
        <w:t xml:space="preserve"> Simplifies Thing </w:t>
      </w:r>
      <w:proofErr w:type="spellStart"/>
      <w:r w:rsidRPr="00193DA4">
        <w:rPr>
          <w:szCs w:val="22"/>
        </w:rPr>
        <w:t>WiFi</w:t>
      </w:r>
      <w:proofErr w:type="spellEnd"/>
      <w:r w:rsidRPr="00193DA4">
        <w:rPr>
          <w:szCs w:val="22"/>
        </w:rPr>
        <w:t xml:space="preserve"> Connection’ (2014) </w:t>
      </w:r>
      <w:proofErr w:type="spellStart"/>
      <w:r w:rsidRPr="00193DA4">
        <w:rPr>
          <w:i/>
          <w:iCs/>
          <w:szCs w:val="22"/>
        </w:rPr>
        <w:t>EEJournal</w:t>
      </w:r>
      <w:proofErr w:type="spellEnd"/>
      <w:r w:rsidRPr="00193DA4">
        <w:rPr>
          <w:szCs w:val="22"/>
        </w:rPr>
        <w:t xml:space="preserve">, 16 September. Available at: </w:t>
      </w:r>
      <w:hyperlink r:id="rId21" w:history="1">
        <w:r w:rsidRPr="00193DA4">
          <w:rPr>
            <w:color w:val="0000FF"/>
            <w:szCs w:val="22"/>
            <w:u w:val="single"/>
          </w:rPr>
          <w:t>https://www.eejournal.com/2014/09/16/probme-simplifies-thing-wifi-connection/</w:t>
        </w:r>
      </w:hyperlink>
      <w:r w:rsidRPr="00193DA4">
        <w:rPr>
          <w:szCs w:val="22"/>
        </w:rPr>
        <w:t xml:space="preserve"> (Accessed: 3 February 2020).</w:t>
      </w:r>
    </w:p>
    <w:p w14:paraId="62851891" w14:textId="77777777" w:rsidR="003E4E04" w:rsidRPr="00B644CE" w:rsidRDefault="003E4E04" w:rsidP="003E4E04">
      <w:pPr>
        <w:rPr>
          <w:szCs w:val="22"/>
        </w:rPr>
      </w:pPr>
    </w:p>
    <w:p w14:paraId="03674CA3" w14:textId="77777777" w:rsidR="00F64DA3" w:rsidRDefault="00F64DA3" w:rsidP="00F64DA3">
      <w:pPr>
        <w:jc w:val="left"/>
        <w:rPr>
          <w:rFonts w:ascii="Times New Roman" w:hAnsi="Times New Roman"/>
          <w:color w:val="auto"/>
        </w:rPr>
      </w:pPr>
      <w:proofErr w:type="spellStart"/>
      <w:r>
        <w:rPr>
          <w:i/>
          <w:iCs/>
        </w:rPr>
        <w:t>FarmBot</w:t>
      </w:r>
      <w:proofErr w:type="spellEnd"/>
      <w:r>
        <w:rPr>
          <w:i/>
          <w:iCs/>
        </w:rPr>
        <w:t xml:space="preserve"> | Open-Source CNC Farming</w:t>
      </w:r>
      <w:r>
        <w:t xml:space="preserve"> (no date). Available at: </w:t>
      </w:r>
      <w:hyperlink r:id="rId22" w:history="1">
        <w:r>
          <w:rPr>
            <w:rStyle w:val="Hyperlink"/>
          </w:rPr>
          <w:t>https://farm.bot/</w:t>
        </w:r>
      </w:hyperlink>
      <w:r>
        <w:t xml:space="preserve"> (Accessed: 27 January 2020).</w:t>
      </w:r>
    </w:p>
    <w:p w14:paraId="26ED6550" w14:textId="77777777" w:rsidR="003E4E04" w:rsidRPr="003E4E04" w:rsidRDefault="003E4E04">
      <w:pPr>
        <w:rPr>
          <w:szCs w:val="22"/>
        </w:rPr>
      </w:pPr>
    </w:p>
    <w:sectPr w:rsidR="003E4E04" w:rsidRPr="003E4E04" w:rsidSect="00FB2ED4">
      <w:headerReference w:type="default" r:id="rId23"/>
      <w:footerReference w:type="default" r:id="rId24"/>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2B852" w14:textId="77777777" w:rsidR="009F7638" w:rsidRDefault="009F7638" w:rsidP="00B64B36">
      <w:r>
        <w:separator/>
      </w:r>
    </w:p>
  </w:endnote>
  <w:endnote w:type="continuationSeparator" w:id="0">
    <w:p w14:paraId="284E033C" w14:textId="77777777" w:rsidR="009F7638" w:rsidRDefault="009F7638" w:rsidP="00B64B36">
      <w:r>
        <w:continuationSeparator/>
      </w:r>
    </w:p>
  </w:endnote>
  <w:endnote w:type="continuationNotice" w:id="1">
    <w:p w14:paraId="262306AE" w14:textId="77777777" w:rsidR="009F7638" w:rsidRDefault="009F76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2F4DCD" w:rsidRDefault="002F4DCD"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21DC7FB1">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2047"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" fillcolor="#afe084" strokecolor="#794908 [1604]" strokeweight="1pt">
                      <w10:wrap anchorx="page"/>
                    </v:rect>
                  </w:pict>
                </mc:Fallback>
              </mc:AlternateContent>
            </w:r>
          </w:p>
          <w:p w14:paraId="23F269D1" w14:textId="52E4D0D7" w:rsidR="002F4DCD" w:rsidRPr="005766C5" w:rsidRDefault="002F4DCD"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2F4DCD" w:rsidRPr="00BC490A" w:rsidRDefault="002F4DCD"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E3372" w14:textId="77777777" w:rsidR="009F7638" w:rsidRDefault="009F7638" w:rsidP="00B64B36">
      <w:r>
        <w:separator/>
      </w:r>
    </w:p>
  </w:footnote>
  <w:footnote w:type="continuationSeparator" w:id="0">
    <w:p w14:paraId="2D3CB6BE" w14:textId="77777777" w:rsidR="009F7638" w:rsidRDefault="009F7638" w:rsidP="00B64B36">
      <w:r>
        <w:continuationSeparator/>
      </w:r>
    </w:p>
  </w:footnote>
  <w:footnote w:type="continuationNotice" w:id="1">
    <w:p w14:paraId="3C6B5FB3" w14:textId="77777777" w:rsidR="009F7638" w:rsidRDefault="009F76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00A35" w14:textId="0AF3EA68" w:rsidR="002F4DCD" w:rsidRPr="007B1B54" w:rsidRDefault="002F4DCD" w:rsidP="007B1B54">
    <w:pPr>
      <w:pStyle w:val="Header"/>
      <w:pBdr>
        <w:bottom w:val="single" w:sz="4" w:space="1" w:color="AFE084"/>
      </w:pBdr>
      <w:jc w:val="right"/>
    </w:pPr>
    <w:r>
      <w:rPr>
        <w:noProof/>
      </w:rPr>
      <w:drawing>
        <wp:inline distT="0" distB="0" distL="0" distR="0" wp14:anchorId="4A7442B7" wp14:editId="2AF4D941">
          <wp:extent cx="1816608" cy="25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81912" cy="294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88"/>
    <w:multiLevelType w:val="singleLevel"/>
    <w:tmpl w:val="A7C2435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5B65B2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AB20094"/>
    <w:multiLevelType w:val="hybridMultilevel"/>
    <w:tmpl w:val="D8F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DA6756"/>
    <w:multiLevelType w:val="hybridMultilevel"/>
    <w:tmpl w:val="2BEE9E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BD02A36"/>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676481"/>
    <w:multiLevelType w:val="hybridMultilevel"/>
    <w:tmpl w:val="02607B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37B69C3"/>
    <w:multiLevelType w:val="hybridMultilevel"/>
    <w:tmpl w:val="36D61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2BBF71B7"/>
    <w:multiLevelType w:val="hybridMultilevel"/>
    <w:tmpl w:val="EA623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0C11DE5"/>
    <w:multiLevelType w:val="hybridMultilevel"/>
    <w:tmpl w:val="216A4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4F7B19"/>
    <w:multiLevelType w:val="hybridMultilevel"/>
    <w:tmpl w:val="68700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B8F1F89"/>
    <w:multiLevelType w:val="hybridMultilevel"/>
    <w:tmpl w:val="EFB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534D8"/>
    <w:multiLevelType w:val="hybridMultilevel"/>
    <w:tmpl w:val="252EDDE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DE4155C"/>
    <w:multiLevelType w:val="hybridMultilevel"/>
    <w:tmpl w:val="56405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5EB7F21"/>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6033C3"/>
    <w:multiLevelType w:val="hybridMultilevel"/>
    <w:tmpl w:val="0B8A33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48248C5"/>
    <w:multiLevelType w:val="hybridMultilevel"/>
    <w:tmpl w:val="E9668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FCF52DC"/>
    <w:multiLevelType w:val="hybridMultilevel"/>
    <w:tmpl w:val="31DAE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59B267B"/>
    <w:multiLevelType w:val="hybridMultilevel"/>
    <w:tmpl w:val="C982231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4FB023A"/>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612C2D"/>
    <w:multiLevelType w:val="hybridMultilevel"/>
    <w:tmpl w:val="CE60F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F3C0752"/>
    <w:multiLevelType w:val="hybridMultilevel"/>
    <w:tmpl w:val="20222E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1"/>
  </w:num>
  <w:num w:numId="2">
    <w:abstractNumId w:val="2"/>
  </w:num>
  <w:num w:numId="3">
    <w:abstractNumId w:val="1"/>
  </w:num>
  <w:num w:numId="4">
    <w:abstractNumId w:val="28"/>
  </w:num>
  <w:num w:numId="5">
    <w:abstractNumId w:val="12"/>
  </w:num>
  <w:num w:numId="6">
    <w:abstractNumId w:val="29"/>
  </w:num>
  <w:num w:numId="7">
    <w:abstractNumId w:val="0"/>
  </w:num>
  <w:num w:numId="8">
    <w:abstractNumId w:val="3"/>
  </w:num>
  <w:num w:numId="9">
    <w:abstractNumId w:val="30"/>
  </w:num>
  <w:num w:numId="10">
    <w:abstractNumId w:val="17"/>
  </w:num>
  <w:num w:numId="11">
    <w:abstractNumId w:val="24"/>
  </w:num>
  <w:num w:numId="12">
    <w:abstractNumId w:val="15"/>
  </w:num>
  <w:num w:numId="13">
    <w:abstractNumId w:val="7"/>
  </w:num>
  <w:num w:numId="14">
    <w:abstractNumId w:val="16"/>
  </w:num>
  <w:num w:numId="15">
    <w:abstractNumId w:val="11"/>
  </w:num>
  <w:num w:numId="16">
    <w:abstractNumId w:val="18"/>
  </w:num>
  <w:num w:numId="17">
    <w:abstractNumId w:val="6"/>
  </w:num>
  <w:num w:numId="18">
    <w:abstractNumId w:val="23"/>
  </w:num>
  <w:num w:numId="19">
    <w:abstractNumId w:val="19"/>
  </w:num>
  <w:num w:numId="20">
    <w:abstractNumId w:val="27"/>
  </w:num>
  <w:num w:numId="21">
    <w:abstractNumId w:val="10"/>
  </w:num>
  <w:num w:numId="22">
    <w:abstractNumId w:val="8"/>
  </w:num>
  <w:num w:numId="23">
    <w:abstractNumId w:val="13"/>
  </w:num>
  <w:num w:numId="24">
    <w:abstractNumId w:val="32"/>
  </w:num>
  <w:num w:numId="25">
    <w:abstractNumId w:val="22"/>
  </w:num>
  <w:num w:numId="26">
    <w:abstractNumId w:val="9"/>
  </w:num>
  <w:num w:numId="27">
    <w:abstractNumId w:val="31"/>
  </w:num>
  <w:num w:numId="28">
    <w:abstractNumId w:val="5"/>
  </w:num>
  <w:num w:numId="29">
    <w:abstractNumId w:val="14"/>
  </w:num>
  <w:num w:numId="30">
    <w:abstractNumId w:val="26"/>
  </w:num>
  <w:num w:numId="31">
    <w:abstractNumId w:val="20"/>
  </w:num>
  <w:num w:numId="32">
    <w:abstractNumId w:val="4"/>
  </w:num>
  <w:num w:numId="33">
    <w:abstractNumId w:val="25"/>
  </w:num>
  <w:num w:numId="34">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Dean">
    <w15:presenceInfo w15:providerId="Windows Live" w15:userId="f0bc4f0e376e2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15952"/>
    <w:rsid w:val="00021F7D"/>
    <w:rsid w:val="00025D24"/>
    <w:rsid w:val="00036C73"/>
    <w:rsid w:val="00046B9E"/>
    <w:rsid w:val="0005672F"/>
    <w:rsid w:val="00066F39"/>
    <w:rsid w:val="00080E0C"/>
    <w:rsid w:val="00084ADE"/>
    <w:rsid w:val="000A64D4"/>
    <w:rsid w:val="000C622E"/>
    <w:rsid w:val="000D67BF"/>
    <w:rsid w:val="000E7CAD"/>
    <w:rsid w:val="0011505A"/>
    <w:rsid w:val="001846B3"/>
    <w:rsid w:val="001C4442"/>
    <w:rsid w:val="001D2306"/>
    <w:rsid w:val="001D3290"/>
    <w:rsid w:val="001D6EBC"/>
    <w:rsid w:val="001E211B"/>
    <w:rsid w:val="001E24D0"/>
    <w:rsid w:val="00211451"/>
    <w:rsid w:val="00222D4B"/>
    <w:rsid w:val="00223885"/>
    <w:rsid w:val="00231C2C"/>
    <w:rsid w:val="00232E2D"/>
    <w:rsid w:val="00237E16"/>
    <w:rsid w:val="00241B78"/>
    <w:rsid w:val="00251F15"/>
    <w:rsid w:val="002522C7"/>
    <w:rsid w:val="002534A0"/>
    <w:rsid w:val="0026278D"/>
    <w:rsid w:val="00285192"/>
    <w:rsid w:val="002B371E"/>
    <w:rsid w:val="002B749D"/>
    <w:rsid w:val="002C1A89"/>
    <w:rsid w:val="002D0C6E"/>
    <w:rsid w:val="002E425D"/>
    <w:rsid w:val="002E5BD6"/>
    <w:rsid w:val="002F0211"/>
    <w:rsid w:val="002F4DCD"/>
    <w:rsid w:val="00301D43"/>
    <w:rsid w:val="0032606F"/>
    <w:rsid w:val="003455F1"/>
    <w:rsid w:val="00357A3B"/>
    <w:rsid w:val="00365004"/>
    <w:rsid w:val="00366B75"/>
    <w:rsid w:val="0036725E"/>
    <w:rsid w:val="0037058F"/>
    <w:rsid w:val="00374CBB"/>
    <w:rsid w:val="00384DE6"/>
    <w:rsid w:val="003A6712"/>
    <w:rsid w:val="003A773F"/>
    <w:rsid w:val="003B6584"/>
    <w:rsid w:val="003E4E04"/>
    <w:rsid w:val="00402BA0"/>
    <w:rsid w:val="00405645"/>
    <w:rsid w:val="00432206"/>
    <w:rsid w:val="00456BE4"/>
    <w:rsid w:val="004735ED"/>
    <w:rsid w:val="0047552B"/>
    <w:rsid w:val="00495EFB"/>
    <w:rsid w:val="004B56E4"/>
    <w:rsid w:val="004C0DD7"/>
    <w:rsid w:val="004E06E3"/>
    <w:rsid w:val="004F396D"/>
    <w:rsid w:val="00530C41"/>
    <w:rsid w:val="0054698E"/>
    <w:rsid w:val="0055085C"/>
    <w:rsid w:val="00557A14"/>
    <w:rsid w:val="005660E8"/>
    <w:rsid w:val="0057205C"/>
    <w:rsid w:val="005766C5"/>
    <w:rsid w:val="00590748"/>
    <w:rsid w:val="005A20B6"/>
    <w:rsid w:val="005A3263"/>
    <w:rsid w:val="005D704F"/>
    <w:rsid w:val="006106FD"/>
    <w:rsid w:val="00621EA5"/>
    <w:rsid w:val="006359AF"/>
    <w:rsid w:val="0064761B"/>
    <w:rsid w:val="00656AEE"/>
    <w:rsid w:val="00660CFE"/>
    <w:rsid w:val="00663667"/>
    <w:rsid w:val="006763D5"/>
    <w:rsid w:val="006875A0"/>
    <w:rsid w:val="006C3228"/>
    <w:rsid w:val="006F08BB"/>
    <w:rsid w:val="006F7F17"/>
    <w:rsid w:val="007150F6"/>
    <w:rsid w:val="00720B67"/>
    <w:rsid w:val="007215F1"/>
    <w:rsid w:val="007365A1"/>
    <w:rsid w:val="007613B0"/>
    <w:rsid w:val="007649FB"/>
    <w:rsid w:val="0077310C"/>
    <w:rsid w:val="0078086B"/>
    <w:rsid w:val="007A2760"/>
    <w:rsid w:val="007B0EB7"/>
    <w:rsid w:val="007B1B54"/>
    <w:rsid w:val="00804B99"/>
    <w:rsid w:val="00824C9D"/>
    <w:rsid w:val="008359D5"/>
    <w:rsid w:val="00861C88"/>
    <w:rsid w:val="00896BE7"/>
    <w:rsid w:val="00936DC1"/>
    <w:rsid w:val="00945913"/>
    <w:rsid w:val="009665CF"/>
    <w:rsid w:val="009B0EA5"/>
    <w:rsid w:val="009F1ABA"/>
    <w:rsid w:val="009F44F8"/>
    <w:rsid w:val="009F7638"/>
    <w:rsid w:val="00A06FA8"/>
    <w:rsid w:val="00A40696"/>
    <w:rsid w:val="00A63819"/>
    <w:rsid w:val="00A657A0"/>
    <w:rsid w:val="00A8596B"/>
    <w:rsid w:val="00A86987"/>
    <w:rsid w:val="00A91C2F"/>
    <w:rsid w:val="00A97778"/>
    <w:rsid w:val="00AA4526"/>
    <w:rsid w:val="00AB7362"/>
    <w:rsid w:val="00AC0FE4"/>
    <w:rsid w:val="00AD51F8"/>
    <w:rsid w:val="00B01F63"/>
    <w:rsid w:val="00B04379"/>
    <w:rsid w:val="00B13C31"/>
    <w:rsid w:val="00B2396B"/>
    <w:rsid w:val="00B45CFC"/>
    <w:rsid w:val="00B62538"/>
    <w:rsid w:val="00B64B36"/>
    <w:rsid w:val="00B85C54"/>
    <w:rsid w:val="00B9435C"/>
    <w:rsid w:val="00B943CE"/>
    <w:rsid w:val="00B95312"/>
    <w:rsid w:val="00B97E13"/>
    <w:rsid w:val="00BB4FBF"/>
    <w:rsid w:val="00BC490A"/>
    <w:rsid w:val="00BD59B9"/>
    <w:rsid w:val="00BF06AF"/>
    <w:rsid w:val="00C013CB"/>
    <w:rsid w:val="00C02087"/>
    <w:rsid w:val="00C101EE"/>
    <w:rsid w:val="00C17233"/>
    <w:rsid w:val="00C27D70"/>
    <w:rsid w:val="00C33A0A"/>
    <w:rsid w:val="00C52E12"/>
    <w:rsid w:val="00C55C8F"/>
    <w:rsid w:val="00C67838"/>
    <w:rsid w:val="00C714ED"/>
    <w:rsid w:val="00C7570C"/>
    <w:rsid w:val="00C84E65"/>
    <w:rsid w:val="00C968AF"/>
    <w:rsid w:val="00CA3A05"/>
    <w:rsid w:val="00CA43D1"/>
    <w:rsid w:val="00CB749D"/>
    <w:rsid w:val="00CC5AC1"/>
    <w:rsid w:val="00CE3948"/>
    <w:rsid w:val="00CE75E1"/>
    <w:rsid w:val="00D055E0"/>
    <w:rsid w:val="00D408E2"/>
    <w:rsid w:val="00D74027"/>
    <w:rsid w:val="00D75276"/>
    <w:rsid w:val="00D81BA5"/>
    <w:rsid w:val="00DA44DC"/>
    <w:rsid w:val="00E25F04"/>
    <w:rsid w:val="00E35B3A"/>
    <w:rsid w:val="00E4417D"/>
    <w:rsid w:val="00E50D86"/>
    <w:rsid w:val="00E57B8B"/>
    <w:rsid w:val="00E6068D"/>
    <w:rsid w:val="00E76026"/>
    <w:rsid w:val="00E9097A"/>
    <w:rsid w:val="00EC78D7"/>
    <w:rsid w:val="00EE6D8F"/>
    <w:rsid w:val="00EF2A9F"/>
    <w:rsid w:val="00F30699"/>
    <w:rsid w:val="00F4314A"/>
    <w:rsid w:val="00F460CE"/>
    <w:rsid w:val="00F64DA3"/>
    <w:rsid w:val="00FA2BB6"/>
    <w:rsid w:val="00FA588B"/>
    <w:rsid w:val="00FB2ED4"/>
    <w:rsid w:val="00FC5C42"/>
    <w:rsid w:val="00FC6ABB"/>
    <w:rsid w:val="00FD4D0A"/>
    <w:rsid w:val="00FD753B"/>
    <w:rsid w:val="00FF6B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54"/>
    <w:pPr>
      <w:spacing w:after="0" w:line="240" w:lineRule="auto"/>
      <w:jc w:val="both"/>
    </w:pPr>
    <w:rPr>
      <w:rFonts w:ascii="Century Gothic" w:eastAsia="Times New Roman" w:hAnsi="Century Gothic" w:cs="Times New Roman"/>
      <w:color w:val="000000" w:themeColor="text1"/>
      <w:szCs w:val="24"/>
      <w:lang w:eastAsia="en-AU"/>
    </w:rPr>
  </w:style>
  <w:style w:type="paragraph" w:styleId="Heading1">
    <w:name w:val="heading 1"/>
    <w:basedOn w:val="Normal"/>
    <w:next w:val="Normal"/>
    <w:link w:val="Heading1Char"/>
    <w:uiPriority w:val="9"/>
    <w:qFormat/>
    <w:rsid w:val="00EC78D7"/>
    <w:pPr>
      <w:keepNext/>
      <w:keepLines/>
      <w:spacing w:before="240" w:line="259" w:lineRule="auto"/>
      <w:outlineLvl w:val="0"/>
    </w:pPr>
    <w:rPr>
      <w:rFonts w:eastAsiaTheme="majorEastAsia" w:cstheme="majorBidi"/>
      <w:b/>
      <w:color w:val="81CD3B"/>
      <w:sz w:val="32"/>
      <w:szCs w:val="32"/>
      <w:lang w:eastAsia="en-US"/>
    </w:rPr>
  </w:style>
  <w:style w:type="paragraph" w:styleId="Heading2">
    <w:name w:val="heading 2"/>
    <w:basedOn w:val="Normal"/>
    <w:next w:val="Normal"/>
    <w:link w:val="Heading2Char"/>
    <w:uiPriority w:val="9"/>
    <w:unhideWhenUsed/>
    <w:qFormat/>
    <w:rsid w:val="00EC78D7"/>
    <w:pPr>
      <w:keepNext/>
      <w:keepLines/>
      <w:spacing w:before="40" w:line="259" w:lineRule="auto"/>
      <w:outlineLvl w:val="1"/>
    </w:pPr>
    <w:rPr>
      <w:rFonts w:eastAsiaTheme="majorEastAsia" w:cstheme="majorBidi"/>
      <w:b/>
      <w:color w:val="81CD3B"/>
      <w:sz w:val="26"/>
      <w:szCs w:val="26"/>
      <w:lang w:eastAsia="en-US"/>
    </w:rPr>
  </w:style>
  <w:style w:type="paragraph" w:styleId="Heading3">
    <w:name w:val="heading 3"/>
    <w:basedOn w:val="Normal"/>
    <w:next w:val="Normal"/>
    <w:link w:val="Heading3Char"/>
    <w:uiPriority w:val="9"/>
    <w:unhideWhenUsed/>
    <w:qFormat/>
    <w:rsid w:val="00EC78D7"/>
    <w:pPr>
      <w:keepNext/>
      <w:keepLines/>
      <w:spacing w:before="40" w:line="259" w:lineRule="auto"/>
      <w:outlineLvl w:val="2"/>
    </w:pPr>
    <w:rPr>
      <w:rFonts w:eastAsiaTheme="majorEastAsia" w:cstheme="majorBidi"/>
      <w:b/>
      <w:color w:val="81CD3B"/>
      <w:lang w:eastAsia="en-US"/>
    </w:rPr>
  </w:style>
  <w:style w:type="paragraph" w:styleId="Heading4">
    <w:name w:val="heading 4"/>
    <w:basedOn w:val="Normal"/>
    <w:next w:val="Normal"/>
    <w:link w:val="Heading4Char"/>
    <w:autoRedefine/>
    <w:uiPriority w:val="9"/>
    <w:unhideWhenUsed/>
    <w:qFormat/>
    <w:rsid w:val="00EC78D7"/>
    <w:pPr>
      <w:keepNext/>
      <w:keepLines/>
      <w:spacing w:before="40" w:line="259" w:lineRule="auto"/>
      <w:outlineLvl w:val="3"/>
    </w:pPr>
    <w:rPr>
      <w:rFonts w:eastAsiaTheme="majorEastAsia" w:cstheme="majorBidi"/>
      <w:b/>
      <w:i/>
      <w:iCs/>
      <w:color w:val="81CD3B"/>
      <w:szCs w:val="22"/>
      <w:lang w:eastAsia="en-US"/>
    </w:rPr>
  </w:style>
  <w:style w:type="paragraph" w:styleId="Heading5">
    <w:name w:val="heading 5"/>
    <w:basedOn w:val="Normal"/>
    <w:next w:val="Normal"/>
    <w:link w:val="Heading5Char"/>
    <w:uiPriority w:val="9"/>
    <w:unhideWhenUsed/>
    <w:qFormat/>
    <w:rsid w:val="00EC78D7"/>
    <w:pPr>
      <w:keepNext/>
      <w:keepLines/>
      <w:spacing w:before="40" w:line="259" w:lineRule="auto"/>
      <w:outlineLvl w:val="4"/>
    </w:pPr>
    <w:rPr>
      <w:rFonts w:eastAsiaTheme="majorEastAsia" w:cstheme="majorBidi"/>
      <w:b/>
      <w:i/>
      <w:color w:val="81CD3B"/>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EC78D7"/>
    <w:rPr>
      <w:rFonts w:ascii="Century Gothic" w:eastAsiaTheme="majorEastAsia" w:hAnsi="Century Gothic" w:cstheme="majorBidi"/>
      <w:b/>
      <w:color w:val="81CD3B"/>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EC78D7"/>
    <w:rPr>
      <w:rFonts w:ascii="Century Gothic" w:eastAsiaTheme="majorEastAsia" w:hAnsi="Century Gothic" w:cstheme="majorBidi"/>
      <w:b/>
      <w:color w:val="81CD3B"/>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EC78D7"/>
    <w:rPr>
      <w:rFonts w:ascii="Century Gothic" w:eastAsiaTheme="majorEastAsia" w:hAnsi="Century Gothic" w:cstheme="majorBidi"/>
      <w:b/>
      <w:color w:val="81CD3B"/>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EC78D7"/>
    <w:rPr>
      <w:rFonts w:ascii="Century Gothic" w:eastAsiaTheme="majorEastAsia" w:hAnsi="Century Gothic" w:cstheme="majorBidi"/>
      <w:b/>
      <w:i/>
      <w:iCs/>
      <w:color w:val="81CD3B"/>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EC78D7"/>
    <w:rPr>
      <w:rFonts w:ascii="Century Gothic" w:eastAsiaTheme="majorEastAsia" w:hAnsi="Century Gothic" w:cstheme="majorBidi"/>
      <w:b/>
      <w:i/>
      <w:color w:val="81CD3B"/>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Revision">
    <w:name w:val="Revision"/>
    <w:hidden/>
    <w:uiPriority w:val="99"/>
    <w:semiHidden/>
    <w:rsid w:val="00402BA0"/>
    <w:pPr>
      <w:spacing w:after="0" w:line="240" w:lineRule="auto"/>
    </w:pPr>
    <w:rPr>
      <w:rFonts w:ascii="Century Gothic" w:eastAsia="Times New Roman" w:hAnsi="Century Gothic" w:cs="Times New Roman"/>
      <w:color w:val="000000" w:themeColor="text1"/>
      <w:szCs w:val="24"/>
      <w:lang w:eastAsia="en-AU"/>
    </w:rPr>
  </w:style>
  <w:style w:type="paragraph" w:styleId="BalloonText">
    <w:name w:val="Balloon Text"/>
    <w:basedOn w:val="Normal"/>
    <w:link w:val="BalloonTextChar"/>
    <w:uiPriority w:val="99"/>
    <w:semiHidden/>
    <w:unhideWhenUsed/>
    <w:rsid w:val="00402B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A0"/>
    <w:rPr>
      <w:rFonts w:ascii="Segoe UI" w:eastAsia="Times New Roman" w:hAnsi="Segoe UI" w:cs="Segoe UI"/>
      <w:color w:val="000000" w:themeColor="text1"/>
      <w:sz w:val="18"/>
      <w:szCs w:val="18"/>
      <w:lang w:eastAsia="en-AU"/>
    </w:rPr>
  </w:style>
  <w:style w:type="paragraph" w:customStyle="1" w:styleId="p1">
    <w:name w:val="p1"/>
    <w:basedOn w:val="Normal"/>
    <w:rsid w:val="003E4E04"/>
    <w:pPr>
      <w:spacing w:before="100" w:beforeAutospacing="1" w:after="100" w:afterAutospacing="1"/>
      <w:jc w:val="left"/>
    </w:pPr>
    <w:rPr>
      <w:rFonts w:ascii="Times New Roman" w:hAnsi="Times New Roman"/>
      <w:color w:val="auto"/>
      <w:sz w:val="24"/>
    </w:rPr>
  </w:style>
  <w:style w:type="character" w:customStyle="1" w:styleId="s1">
    <w:name w:val="s1"/>
    <w:basedOn w:val="DefaultParagraphFont"/>
    <w:rsid w:val="003E4E04"/>
  </w:style>
  <w:style w:type="table" w:styleId="TableGrid">
    <w:name w:val="Table Grid"/>
    <w:basedOn w:val="TableNormal"/>
    <w:uiPriority w:val="39"/>
    <w:rsid w:val="0028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0"/>
    <w:rsid w:val="00E4417D"/>
    <w:pPr>
      <w:numPr>
        <w:numId w:val="28"/>
      </w:numPr>
      <w:spacing w:before="30" w:after="30"/>
      <w:jc w:val="left"/>
    </w:pPr>
    <w:rPr>
      <w:rFonts w:asciiTheme="minorHAnsi" w:eastAsiaTheme="minorEastAsia" w:hAnsiTheme="minorHAnsi" w:cstheme="minorBidi"/>
      <w:color w:val="auto"/>
      <w:sz w:val="20"/>
      <w:szCs w:val="20"/>
      <w:lang w:val="en-US" w:eastAsia="ja-JP"/>
    </w:rPr>
  </w:style>
  <w:style w:type="paragraph" w:styleId="ListNumber">
    <w:name w:val="List Number"/>
    <w:basedOn w:val="Normal"/>
    <w:uiPriority w:val="10"/>
    <w:rsid w:val="002B371E"/>
    <w:pPr>
      <w:numPr>
        <w:numId w:val="32"/>
      </w:numPr>
      <w:spacing w:before="30" w:after="30"/>
      <w:jc w:val="left"/>
    </w:pPr>
    <w:rPr>
      <w:rFonts w:asciiTheme="minorHAnsi" w:eastAsiaTheme="minorEastAsia" w:hAnsiTheme="minorHAnsi" w:cstheme="minorBidi"/>
      <w:color w:val="auto"/>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259413692">
      <w:bodyDiv w:val="1"/>
      <w:marLeft w:val="0"/>
      <w:marRight w:val="0"/>
      <w:marTop w:val="0"/>
      <w:marBottom w:val="0"/>
      <w:divBdr>
        <w:top w:val="none" w:sz="0" w:space="0" w:color="auto"/>
        <w:left w:val="none" w:sz="0" w:space="0" w:color="auto"/>
        <w:bottom w:val="none" w:sz="0" w:space="0" w:color="auto"/>
        <w:right w:val="none" w:sz="0" w:space="0" w:color="auto"/>
      </w:divBdr>
      <w:divsChild>
        <w:div w:id="979724222">
          <w:marLeft w:val="0"/>
          <w:marRight w:val="0"/>
          <w:marTop w:val="0"/>
          <w:marBottom w:val="0"/>
          <w:divBdr>
            <w:top w:val="none" w:sz="0" w:space="0" w:color="auto"/>
            <w:left w:val="none" w:sz="0" w:space="0" w:color="auto"/>
            <w:bottom w:val="none" w:sz="0" w:space="0" w:color="auto"/>
            <w:right w:val="none" w:sz="0" w:space="0" w:color="auto"/>
          </w:divBdr>
          <w:divsChild>
            <w:div w:id="6452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98208266">
          <w:marLeft w:val="0"/>
          <w:marRight w:val="0"/>
          <w:marTop w:val="0"/>
          <w:marBottom w:val="0"/>
          <w:divBdr>
            <w:top w:val="none" w:sz="0" w:space="0" w:color="auto"/>
            <w:left w:val="none" w:sz="0" w:space="0" w:color="auto"/>
            <w:bottom w:val="none" w:sz="0" w:space="0" w:color="auto"/>
            <w:right w:val="none" w:sz="0" w:space="0" w:color="auto"/>
          </w:divBdr>
          <w:divsChild>
            <w:div w:id="1218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74637555">
      <w:bodyDiv w:val="1"/>
      <w:marLeft w:val="0"/>
      <w:marRight w:val="0"/>
      <w:marTop w:val="0"/>
      <w:marBottom w:val="0"/>
      <w:divBdr>
        <w:top w:val="none" w:sz="0" w:space="0" w:color="auto"/>
        <w:left w:val="none" w:sz="0" w:space="0" w:color="auto"/>
        <w:bottom w:val="none" w:sz="0" w:space="0" w:color="auto"/>
        <w:right w:val="none" w:sz="0" w:space="0" w:color="auto"/>
      </w:divBdr>
      <w:divsChild>
        <w:div w:id="2135562089">
          <w:marLeft w:val="300"/>
          <w:marRight w:val="0"/>
          <w:marTop w:val="0"/>
          <w:marBottom w:val="300"/>
          <w:divBdr>
            <w:top w:val="none" w:sz="0" w:space="0" w:color="auto"/>
            <w:left w:val="none" w:sz="0" w:space="0" w:color="auto"/>
            <w:bottom w:val="none" w:sz="0" w:space="0" w:color="auto"/>
            <w:right w:val="none" w:sz="0" w:space="0" w:color="auto"/>
          </w:divBdr>
          <w:divsChild>
            <w:div w:id="1025522091">
              <w:marLeft w:val="0"/>
              <w:marRight w:val="0"/>
              <w:marTop w:val="0"/>
              <w:marBottom w:val="0"/>
              <w:divBdr>
                <w:top w:val="single" w:sz="12" w:space="8" w:color="CCCCCC"/>
                <w:left w:val="none" w:sz="0" w:space="0" w:color="auto"/>
                <w:bottom w:val="single" w:sz="12" w:space="8" w:color="CCCCCC"/>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49080">
          <w:marLeft w:val="0"/>
          <w:marRight w:val="0"/>
          <w:marTop w:val="0"/>
          <w:marBottom w:val="0"/>
          <w:divBdr>
            <w:top w:val="none" w:sz="0" w:space="0" w:color="auto"/>
            <w:left w:val="none" w:sz="0" w:space="0" w:color="auto"/>
            <w:bottom w:val="none" w:sz="0" w:space="0" w:color="auto"/>
            <w:right w:val="none" w:sz="0" w:space="0" w:color="auto"/>
          </w:divBdr>
          <w:divsChild>
            <w:div w:id="1694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943">
      <w:bodyDiv w:val="1"/>
      <w:marLeft w:val="0"/>
      <w:marRight w:val="0"/>
      <w:marTop w:val="0"/>
      <w:marBottom w:val="0"/>
      <w:divBdr>
        <w:top w:val="none" w:sz="0" w:space="0" w:color="auto"/>
        <w:left w:val="none" w:sz="0" w:space="0" w:color="auto"/>
        <w:bottom w:val="none" w:sz="0" w:space="0" w:color="auto"/>
        <w:right w:val="none" w:sz="0" w:space="0" w:color="auto"/>
      </w:divBdr>
      <w:divsChild>
        <w:div w:id="1747148395">
          <w:marLeft w:val="0"/>
          <w:marRight w:val="0"/>
          <w:marTop w:val="0"/>
          <w:marBottom w:val="0"/>
          <w:divBdr>
            <w:top w:val="none" w:sz="0" w:space="0" w:color="auto"/>
            <w:left w:val="none" w:sz="0" w:space="0" w:color="auto"/>
            <w:bottom w:val="none" w:sz="0" w:space="0" w:color="auto"/>
            <w:right w:val="none" w:sz="0" w:space="0" w:color="auto"/>
          </w:divBdr>
          <w:divsChild>
            <w:div w:id="1891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8779111">
      <w:bodyDiv w:val="1"/>
      <w:marLeft w:val="0"/>
      <w:marRight w:val="0"/>
      <w:marTop w:val="0"/>
      <w:marBottom w:val="0"/>
      <w:divBdr>
        <w:top w:val="none" w:sz="0" w:space="0" w:color="auto"/>
        <w:left w:val="none" w:sz="0" w:space="0" w:color="auto"/>
        <w:bottom w:val="none" w:sz="0" w:space="0" w:color="auto"/>
        <w:right w:val="none" w:sz="0" w:space="0" w:color="auto"/>
      </w:divBdr>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685760">
      <w:bodyDiv w:val="1"/>
      <w:marLeft w:val="0"/>
      <w:marRight w:val="0"/>
      <w:marTop w:val="0"/>
      <w:marBottom w:val="0"/>
      <w:divBdr>
        <w:top w:val="none" w:sz="0" w:space="0" w:color="auto"/>
        <w:left w:val="none" w:sz="0" w:space="0" w:color="auto"/>
        <w:bottom w:val="none" w:sz="0" w:space="0" w:color="auto"/>
        <w:right w:val="none" w:sz="0" w:space="0" w:color="auto"/>
      </w:divBdr>
    </w:div>
    <w:div w:id="1758020631">
      <w:bodyDiv w:val="1"/>
      <w:marLeft w:val="0"/>
      <w:marRight w:val="0"/>
      <w:marTop w:val="0"/>
      <w:marBottom w:val="0"/>
      <w:divBdr>
        <w:top w:val="none" w:sz="0" w:space="0" w:color="auto"/>
        <w:left w:val="none" w:sz="0" w:space="0" w:color="auto"/>
        <w:bottom w:val="none" w:sz="0" w:space="0" w:color="auto"/>
        <w:right w:val="none" w:sz="0" w:space="0" w:color="auto"/>
      </w:divBdr>
      <w:divsChild>
        <w:div w:id="2020500073">
          <w:marLeft w:val="0"/>
          <w:marRight w:val="0"/>
          <w:marTop w:val="0"/>
          <w:marBottom w:val="0"/>
          <w:divBdr>
            <w:top w:val="none" w:sz="0" w:space="0" w:color="auto"/>
            <w:left w:val="none" w:sz="0" w:space="0" w:color="auto"/>
            <w:bottom w:val="none" w:sz="0" w:space="0" w:color="auto"/>
            <w:right w:val="none" w:sz="0" w:space="0" w:color="auto"/>
          </w:divBdr>
          <w:divsChild>
            <w:div w:id="63994445">
              <w:marLeft w:val="0"/>
              <w:marRight w:val="0"/>
              <w:marTop w:val="0"/>
              <w:marBottom w:val="0"/>
              <w:divBdr>
                <w:top w:val="none" w:sz="0" w:space="0" w:color="auto"/>
                <w:left w:val="none" w:sz="0" w:space="0" w:color="auto"/>
                <w:bottom w:val="none" w:sz="0" w:space="0" w:color="auto"/>
                <w:right w:val="none" w:sz="0" w:space="0" w:color="auto"/>
              </w:divBdr>
              <w:divsChild>
                <w:div w:id="99574921">
                  <w:marLeft w:val="0"/>
                  <w:marRight w:val="0"/>
                  <w:marTop w:val="0"/>
                  <w:marBottom w:val="0"/>
                  <w:divBdr>
                    <w:top w:val="none" w:sz="0" w:space="0" w:color="auto"/>
                    <w:left w:val="none" w:sz="0" w:space="0" w:color="auto"/>
                    <w:bottom w:val="none" w:sz="0" w:space="0" w:color="auto"/>
                    <w:right w:val="none" w:sz="0" w:space="0" w:color="auto"/>
                  </w:divBdr>
                  <w:divsChild>
                    <w:div w:id="1096756597">
                      <w:marLeft w:val="0"/>
                      <w:marRight w:val="0"/>
                      <w:marTop w:val="0"/>
                      <w:marBottom w:val="0"/>
                      <w:divBdr>
                        <w:top w:val="none" w:sz="0" w:space="0" w:color="auto"/>
                        <w:left w:val="none" w:sz="0" w:space="0" w:color="auto"/>
                        <w:bottom w:val="none" w:sz="0" w:space="0" w:color="auto"/>
                        <w:right w:val="none" w:sz="0" w:space="0" w:color="auto"/>
                      </w:divBdr>
                      <w:divsChild>
                        <w:div w:id="797770567">
                          <w:marLeft w:val="0"/>
                          <w:marRight w:val="0"/>
                          <w:marTop w:val="0"/>
                          <w:marBottom w:val="0"/>
                          <w:divBdr>
                            <w:top w:val="single" w:sz="6" w:space="0" w:color="D1D5DA"/>
                            <w:left w:val="single" w:sz="6" w:space="0" w:color="D1D5DA"/>
                            <w:bottom w:val="single" w:sz="6" w:space="0" w:color="D1D5DA"/>
                            <w:right w:val="single" w:sz="6" w:space="0" w:color="D1D5DA"/>
                          </w:divBdr>
                          <w:divsChild>
                            <w:div w:id="18662098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842">
      <w:bodyDiv w:val="1"/>
      <w:marLeft w:val="0"/>
      <w:marRight w:val="0"/>
      <w:marTop w:val="0"/>
      <w:marBottom w:val="0"/>
      <w:divBdr>
        <w:top w:val="none" w:sz="0" w:space="0" w:color="auto"/>
        <w:left w:val="none" w:sz="0" w:space="0" w:color="auto"/>
        <w:bottom w:val="none" w:sz="0" w:space="0" w:color="auto"/>
        <w:right w:val="none" w:sz="0" w:space="0" w:color="auto"/>
      </w:divBdr>
      <w:divsChild>
        <w:div w:id="2133016253">
          <w:marLeft w:val="0"/>
          <w:marRight w:val="0"/>
          <w:marTop w:val="0"/>
          <w:marBottom w:val="0"/>
          <w:divBdr>
            <w:top w:val="none" w:sz="0" w:space="0" w:color="auto"/>
            <w:left w:val="none" w:sz="0" w:space="0" w:color="auto"/>
            <w:bottom w:val="none" w:sz="0" w:space="0" w:color="auto"/>
            <w:right w:val="none" w:sz="0" w:space="0" w:color="auto"/>
          </w:divBdr>
          <w:divsChild>
            <w:div w:id="468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33651165">
      <w:bodyDiv w:val="1"/>
      <w:marLeft w:val="0"/>
      <w:marRight w:val="0"/>
      <w:marTop w:val="0"/>
      <w:marBottom w:val="0"/>
      <w:divBdr>
        <w:top w:val="none" w:sz="0" w:space="0" w:color="auto"/>
        <w:left w:val="none" w:sz="0" w:space="0" w:color="auto"/>
        <w:bottom w:val="none" w:sz="0" w:space="0" w:color="auto"/>
        <w:right w:val="none" w:sz="0" w:space="0" w:color="auto"/>
      </w:divBdr>
      <w:divsChild>
        <w:div w:id="2110078423">
          <w:marLeft w:val="0"/>
          <w:marRight w:val="0"/>
          <w:marTop w:val="0"/>
          <w:marBottom w:val="0"/>
          <w:divBdr>
            <w:top w:val="none" w:sz="0" w:space="0" w:color="auto"/>
            <w:left w:val="none" w:sz="0" w:space="0" w:color="auto"/>
            <w:bottom w:val="none" w:sz="0" w:space="0" w:color="auto"/>
            <w:right w:val="none" w:sz="0" w:space="0" w:color="auto"/>
          </w:divBdr>
          <w:divsChild>
            <w:div w:id="493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eejournal.com/2014/09/16/probme-simplifies-thing-wifi-connectio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zigbeealliance.org/solution/green-p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g6-internet-explorers.github.i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farm.bot/"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1801780B4F5E9D8CC5FD65BFFF14"/>
        <w:category>
          <w:name w:val="General"/>
          <w:gallery w:val="placeholder"/>
        </w:category>
        <w:types>
          <w:type w:val="bbPlcHdr"/>
        </w:types>
        <w:behaviors>
          <w:behavior w:val="content"/>
        </w:behaviors>
        <w:guid w:val="{0DB96B26-2824-4975-87F4-53819F91EE20}"/>
      </w:docPartPr>
      <w:docPartBody>
        <w:p w:rsidR="009D6BD6" w:rsidRDefault="009D6BD6" w:rsidP="009D6BD6">
          <w:pPr>
            <w:pStyle w:val="3F4B1801780B4F5E9D8CC5FD65BFFF14"/>
          </w:pPr>
          <w:r w:rsidRPr="00973885">
            <w:t>Job Category</w:t>
          </w:r>
        </w:p>
      </w:docPartBody>
    </w:docPart>
    <w:docPart>
      <w:docPartPr>
        <w:name w:val="8431CEDAA967474CB6F9A13DE3F8E431"/>
        <w:category>
          <w:name w:val="General"/>
          <w:gallery w:val="placeholder"/>
        </w:category>
        <w:types>
          <w:type w:val="bbPlcHdr"/>
        </w:types>
        <w:behaviors>
          <w:behavior w:val="content"/>
        </w:behaviors>
        <w:guid w:val="{B8638FA5-68D1-4FFB-91E5-6CE17886A2B7}"/>
      </w:docPartPr>
      <w:docPartBody>
        <w:p w:rsidR="009D6BD6" w:rsidRDefault="009D6BD6" w:rsidP="009D6BD6">
          <w:pPr>
            <w:pStyle w:val="8431CEDAA967474CB6F9A13DE3F8E431"/>
          </w:pPr>
          <w:r w:rsidRPr="00973885">
            <w:t>Job Category</w:t>
          </w:r>
        </w:p>
      </w:docPartBody>
    </w:docPart>
    <w:docPart>
      <w:docPartPr>
        <w:name w:val="D3A795C7BCAC403E9BDFB85ED5FEFEBB"/>
        <w:category>
          <w:name w:val="General"/>
          <w:gallery w:val="placeholder"/>
        </w:category>
        <w:types>
          <w:type w:val="bbPlcHdr"/>
        </w:types>
        <w:behaviors>
          <w:behavior w:val="content"/>
        </w:behaviors>
        <w:guid w:val="{1259E4B7-D6CA-460D-8483-93291A4E63B1}"/>
      </w:docPartPr>
      <w:docPartBody>
        <w:p w:rsidR="009D6BD6" w:rsidRDefault="009D6BD6" w:rsidP="009D6BD6">
          <w:pPr>
            <w:pStyle w:val="D3A795C7BCAC403E9BDFB85ED5FEFEBB"/>
          </w:pPr>
          <w:r w:rsidRPr="00973885">
            <w:t>Job Category</w:t>
          </w:r>
        </w:p>
      </w:docPartBody>
    </w:docPart>
    <w:docPart>
      <w:docPartPr>
        <w:name w:val="1E05E64C15544E82BBCF3DD931DDD0C1"/>
        <w:category>
          <w:name w:val="General"/>
          <w:gallery w:val="placeholder"/>
        </w:category>
        <w:types>
          <w:type w:val="bbPlcHdr"/>
        </w:types>
        <w:behaviors>
          <w:behavior w:val="content"/>
        </w:behaviors>
        <w:guid w:val="{FB890631-DE56-4738-A187-684EEE333AD5}"/>
      </w:docPartPr>
      <w:docPartBody>
        <w:p w:rsidR="00A14010" w:rsidRDefault="00A14010" w:rsidP="00A14010">
          <w:pPr>
            <w:pStyle w:val="1E05E64C15544E82BBCF3DD931DDD0C1"/>
          </w:pPr>
          <w:r w:rsidRPr="00973885">
            <w:t>Job 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6"/>
    <w:rsid w:val="009D6BD6"/>
    <w:rsid w:val="00A14010"/>
    <w:rsid w:val="00CA7E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38453D07AF48D9AE6C9CE226520C01">
    <w:name w:val="7038453D07AF48D9AE6C9CE226520C01"/>
    <w:rsid w:val="009D6BD6"/>
  </w:style>
  <w:style w:type="paragraph" w:customStyle="1" w:styleId="FF6D3BD3BFB84B288E5C33AD94C32F1F">
    <w:name w:val="FF6D3BD3BFB84B288E5C33AD94C32F1F"/>
    <w:rsid w:val="009D6BD6"/>
  </w:style>
  <w:style w:type="paragraph" w:customStyle="1" w:styleId="92B56F40F5874EB7840086292D4D938B">
    <w:name w:val="92B56F40F5874EB7840086292D4D938B"/>
    <w:rsid w:val="009D6BD6"/>
  </w:style>
  <w:style w:type="paragraph" w:customStyle="1" w:styleId="72CDA5D69653436DB41AB5E6E3E013B8">
    <w:name w:val="72CDA5D69653436DB41AB5E6E3E013B8"/>
    <w:rsid w:val="009D6BD6"/>
  </w:style>
  <w:style w:type="paragraph" w:customStyle="1" w:styleId="AF67162D085F4E959DBAD93A51964367">
    <w:name w:val="AF67162D085F4E959DBAD93A51964367"/>
    <w:rsid w:val="009D6BD6"/>
  </w:style>
  <w:style w:type="paragraph" w:customStyle="1" w:styleId="5BF5C31ABBEC48BD927ECBF42485D16B">
    <w:name w:val="5BF5C31ABBEC48BD927ECBF42485D16B"/>
    <w:rsid w:val="009D6BD6"/>
  </w:style>
  <w:style w:type="paragraph" w:customStyle="1" w:styleId="3F4B1801780B4F5E9D8CC5FD65BFFF14">
    <w:name w:val="3F4B1801780B4F5E9D8CC5FD65BFFF14"/>
    <w:rsid w:val="009D6BD6"/>
  </w:style>
  <w:style w:type="paragraph" w:customStyle="1" w:styleId="6F223451F485483A90F611AC66D6BD11">
    <w:name w:val="6F223451F485483A90F611AC66D6BD11"/>
    <w:rsid w:val="009D6BD6"/>
  </w:style>
  <w:style w:type="paragraph" w:customStyle="1" w:styleId="93115D82C4944C6DB7D881D2E8EB9F56">
    <w:name w:val="93115D82C4944C6DB7D881D2E8EB9F56"/>
    <w:rsid w:val="009D6BD6"/>
  </w:style>
  <w:style w:type="paragraph" w:customStyle="1" w:styleId="EEE70373BE1D41DCBA8B5228E50D1B00">
    <w:name w:val="EEE70373BE1D41DCBA8B5228E50D1B00"/>
    <w:rsid w:val="009D6BD6"/>
  </w:style>
  <w:style w:type="paragraph" w:customStyle="1" w:styleId="A09AF9F8D2B6430B9DF241CE966EAC62">
    <w:name w:val="A09AF9F8D2B6430B9DF241CE966EAC62"/>
    <w:rsid w:val="009D6BD6"/>
  </w:style>
  <w:style w:type="paragraph" w:customStyle="1" w:styleId="8431CEDAA967474CB6F9A13DE3F8E431">
    <w:name w:val="8431CEDAA967474CB6F9A13DE3F8E431"/>
    <w:rsid w:val="009D6BD6"/>
  </w:style>
  <w:style w:type="paragraph" w:customStyle="1" w:styleId="F7356886FEC34FC29CF68815E33A34C3">
    <w:name w:val="F7356886FEC34FC29CF68815E33A34C3"/>
    <w:rsid w:val="009D6BD6"/>
  </w:style>
  <w:style w:type="paragraph" w:customStyle="1" w:styleId="CBD8F2D244A249B8B7EC63D21D3C7F4B">
    <w:name w:val="CBD8F2D244A249B8B7EC63D21D3C7F4B"/>
    <w:rsid w:val="009D6BD6"/>
  </w:style>
  <w:style w:type="paragraph" w:customStyle="1" w:styleId="8FDAF0E63E2140E698B0B9B5B567FF33">
    <w:name w:val="8FDAF0E63E2140E698B0B9B5B567FF33"/>
    <w:rsid w:val="009D6BD6"/>
  </w:style>
  <w:style w:type="paragraph" w:customStyle="1" w:styleId="55EC7195A83B4E61992A71509FF7093F">
    <w:name w:val="55EC7195A83B4E61992A71509FF7093F"/>
    <w:rsid w:val="009D6BD6"/>
  </w:style>
  <w:style w:type="paragraph" w:customStyle="1" w:styleId="27B9117C82484451B413E97E5BD44864">
    <w:name w:val="27B9117C82484451B413E97E5BD44864"/>
    <w:rsid w:val="009D6BD6"/>
  </w:style>
  <w:style w:type="paragraph" w:customStyle="1" w:styleId="60DCBC2812874DEFB7460D48A8D6B78F">
    <w:name w:val="60DCBC2812874DEFB7460D48A8D6B78F"/>
    <w:rsid w:val="009D6BD6"/>
  </w:style>
  <w:style w:type="paragraph" w:customStyle="1" w:styleId="141E9FA01FA3479D93621200003AB879">
    <w:name w:val="141E9FA01FA3479D93621200003AB879"/>
    <w:rsid w:val="009D6BD6"/>
  </w:style>
  <w:style w:type="paragraph" w:customStyle="1" w:styleId="D3A795C7BCAC403E9BDFB85ED5FEFEBB">
    <w:name w:val="D3A795C7BCAC403E9BDFB85ED5FEFEBB"/>
    <w:rsid w:val="009D6BD6"/>
  </w:style>
  <w:style w:type="paragraph" w:customStyle="1" w:styleId="D1C687461DFD4372B10E27F4DEC6A72C">
    <w:name w:val="D1C687461DFD4372B10E27F4DEC6A72C"/>
    <w:rsid w:val="009D6BD6"/>
  </w:style>
  <w:style w:type="paragraph" w:customStyle="1" w:styleId="F504C37EC63145348DF293B92D2D6A05">
    <w:name w:val="F504C37EC63145348DF293B92D2D6A05"/>
    <w:rsid w:val="009D6BD6"/>
  </w:style>
  <w:style w:type="paragraph" w:customStyle="1" w:styleId="F8F2F39356034B52A7A46DA5F2C62E7C">
    <w:name w:val="F8F2F39356034B52A7A46DA5F2C62E7C"/>
    <w:rsid w:val="009D6BD6"/>
  </w:style>
  <w:style w:type="paragraph" w:customStyle="1" w:styleId="02DC88FD8E7E48098EBEA3707A040A5E">
    <w:name w:val="02DC88FD8E7E48098EBEA3707A040A5E"/>
    <w:rsid w:val="009D6BD6"/>
  </w:style>
  <w:style w:type="paragraph" w:customStyle="1" w:styleId="875C654468D84432B329A4C40853DE57">
    <w:name w:val="875C654468D84432B329A4C40853DE57"/>
    <w:rsid w:val="009D6BD6"/>
  </w:style>
  <w:style w:type="paragraph" w:customStyle="1" w:styleId="C8C23790812243FA927E26B478C4C677">
    <w:name w:val="C8C23790812243FA927E26B478C4C677"/>
    <w:rsid w:val="009D6BD6"/>
  </w:style>
  <w:style w:type="paragraph" w:customStyle="1" w:styleId="1E05E64C15544E82BBCF3DD931DDD0C1">
    <w:name w:val="1E05E64C15544E82BBCF3DD931DDD0C1"/>
    <w:rsid w:val="00A14010"/>
  </w:style>
  <w:style w:type="paragraph" w:customStyle="1" w:styleId="F33A36506F744820AE5EF2CDAC912453">
    <w:name w:val="F33A36506F744820AE5EF2CDAC912453"/>
    <w:rsid w:val="00A14010"/>
  </w:style>
  <w:style w:type="paragraph" w:customStyle="1" w:styleId="795BB9CAAAFE43D680353781E5D0F34B">
    <w:name w:val="795BB9CAAAFE43D680353781E5D0F34B"/>
    <w:rsid w:val="00A14010"/>
  </w:style>
  <w:style w:type="paragraph" w:customStyle="1" w:styleId="9E16D66FC5604B9A9F12E53BA4457224">
    <w:name w:val="9E16D66FC5604B9A9F12E53BA4457224"/>
    <w:rsid w:val="00A14010"/>
  </w:style>
  <w:style w:type="paragraph" w:customStyle="1" w:styleId="87342E8473854BD9818F7D6D8370C95E">
    <w:name w:val="87342E8473854BD9818F7D6D8370C95E"/>
    <w:rsid w:val="00A14010"/>
  </w:style>
  <w:style w:type="paragraph" w:customStyle="1" w:styleId="23951B22DC1C41638B32E6A0699EE1B3">
    <w:name w:val="23951B22DC1C41638B32E6A0699EE1B3"/>
    <w:rsid w:val="00A14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3522F-C9B3-4B3F-A8DF-4AD237229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28</Pages>
  <Words>8331</Words>
  <Characters>47489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Therapist.io</vt:lpstr>
    </vt:vector>
  </TitlesOfParts>
  <Company/>
  <LinksUpToDate>false</LinksUpToDate>
  <CharactersWithSpaces>55709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Therapist.io</dc:title>
  <dc:subject/>
  <dc:creator>Brian Dean</dc:creator>
  <cp:keywords/>
  <dc:description/>
  <cp:lastModifiedBy>Brian Dean</cp:lastModifiedBy>
  <cp:revision>52</cp:revision>
  <cp:lastPrinted>2020-01-10T23:53:00Z</cp:lastPrinted>
  <dcterms:created xsi:type="dcterms:W3CDTF">2020-01-12T23:13:00Z</dcterms:created>
  <dcterms:modified xsi:type="dcterms:W3CDTF">2020-02-13T21:15:00Z</dcterms:modified>
</cp:coreProperties>
</file>