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bookmarkStart w:id="0" w:name="_Hlk30838784"/>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77777777" w:rsidR="00B64B36" w:rsidRDefault="00B64B36" w:rsidP="00B64B36">
      <w:pPr>
        <w:jc w:val="center"/>
        <w:rPr>
          <w:sz w:val="40"/>
          <w:szCs w:val="40"/>
        </w:rPr>
      </w:pPr>
    </w:p>
    <w:p w14:paraId="597020F7" w14:textId="157E5CD1" w:rsidR="00495EFB" w:rsidRPr="00495EFB" w:rsidRDefault="007B1B54" w:rsidP="00495EFB">
      <w:pPr>
        <w:rPr>
          <w:lang w:eastAsia="en-US"/>
        </w:rPr>
      </w:pPr>
      <w:r>
        <w:rPr>
          <w:noProof/>
        </w:rPr>
        <w:drawing>
          <wp:inline distT="0" distB="0" distL="0" distR="0" wp14:anchorId="2BBB6BDC" wp14:editId="27CB1FBF">
            <wp:extent cx="5731510" cy="810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10260"/>
                    </a:xfrm>
                    <a:prstGeom prst="rect">
                      <a:avLst/>
                    </a:prstGeom>
                  </pic:spPr>
                </pic:pic>
              </a:graphicData>
            </a:graphic>
          </wp:inline>
        </w:drawing>
      </w:r>
    </w:p>
    <w:p w14:paraId="2E56D477" w14:textId="354F3BB7" w:rsidR="00495EFB" w:rsidRPr="00495EFB" w:rsidRDefault="007B1B54" w:rsidP="00495EFB">
      <w:pPr>
        <w:jc w:val="center"/>
        <w:rPr>
          <w:sz w:val="56"/>
          <w:szCs w:val="56"/>
          <w:lang w:eastAsia="en-US"/>
        </w:rPr>
      </w:pPr>
      <w:r>
        <w:rPr>
          <w:sz w:val="56"/>
          <w:szCs w:val="56"/>
          <w:lang w:eastAsia="en-US"/>
        </w:rPr>
        <w:t>keeping plants alive.</w:t>
      </w:r>
    </w:p>
    <w:p w14:paraId="31A08DCF" w14:textId="776CFD96" w:rsidR="00495EFB" w:rsidRDefault="00495EFB" w:rsidP="00495EFB">
      <w:pPr>
        <w:rPr>
          <w:lang w:eastAsia="en-US"/>
        </w:rPr>
      </w:pPr>
    </w:p>
    <w:p w14:paraId="1A189C7F" w14:textId="3DAD97B8" w:rsidR="00495EFB" w:rsidRDefault="00495EFB" w:rsidP="00495EFB">
      <w:pPr>
        <w:rPr>
          <w:lang w:eastAsia="en-US"/>
        </w:rPr>
      </w:pPr>
    </w:p>
    <w:p w14:paraId="47A24E93" w14:textId="77777777" w:rsidR="00495EFB" w:rsidRDefault="00495EFB" w:rsidP="00495EFB">
      <w:pPr>
        <w:rPr>
          <w:lang w:eastAsia="en-US"/>
        </w:rPr>
      </w:pPr>
    </w:p>
    <w:p w14:paraId="37170D47" w14:textId="0A65343D" w:rsidR="00495EFB" w:rsidRDefault="00495EFB" w:rsidP="00495EFB">
      <w:pPr>
        <w:rPr>
          <w:lang w:eastAsia="en-US"/>
        </w:rPr>
      </w:pPr>
    </w:p>
    <w:p w14:paraId="6791BAA9" w14:textId="3073EB32" w:rsidR="00495EFB" w:rsidRPr="00495EFB" w:rsidRDefault="00495EFB" w:rsidP="00495EFB">
      <w:pPr>
        <w:rPr>
          <w:lang w:eastAsia="en-US"/>
        </w:rPr>
      </w:pPr>
    </w:p>
    <w:p w14:paraId="49D86A7A" w14:textId="58301535" w:rsidR="00B64B36" w:rsidRPr="00B64B36" w:rsidRDefault="00B64B36" w:rsidP="00B64B36">
      <w:pPr>
        <w:jc w:val="center"/>
        <w:rPr>
          <w:sz w:val="40"/>
          <w:szCs w:val="40"/>
        </w:rPr>
      </w:pPr>
    </w:p>
    <w:p w14:paraId="12E1FE80" w14:textId="47AA7A8E" w:rsidR="00495EFB" w:rsidRDefault="001846B3" w:rsidP="00B64B36">
      <w:pPr>
        <w:jc w:val="center"/>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3ED11EF7">
                <wp:simplePos x="0" y="0"/>
                <wp:positionH relativeFrom="column">
                  <wp:posOffset>-932688</wp:posOffset>
                </wp:positionH>
                <wp:positionV relativeFrom="paragraph">
                  <wp:posOffset>364490</wp:posOffset>
                </wp:positionV>
                <wp:extent cx="7607808" cy="4525645"/>
                <wp:effectExtent l="0" t="0" r="12700" b="27305"/>
                <wp:wrapNone/>
                <wp:docPr id="2" name="Rectangle 2"/>
                <wp:cNvGraphicFramePr/>
                <a:graphic xmlns:a="http://schemas.openxmlformats.org/drawingml/2006/main">
                  <a:graphicData uri="http://schemas.microsoft.com/office/word/2010/wordprocessingShape">
                    <wps:wsp>
                      <wps:cNvSpPr/>
                      <wps:spPr>
                        <a:xfrm>
                          <a:off x="0" y="0"/>
                          <a:ext cx="7607808" cy="4525645"/>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30745" id="Rectangle 2" o:spid="_x0000_s1026" style="position:absolute;margin-left:-73.45pt;margin-top:28.7pt;width:599.05pt;height:356.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" fillcolor="#afe084" strokecolor="#794908 [1604]" strokeweight="1pt"/>
            </w:pict>
          </mc:Fallback>
        </mc:AlternateContent>
      </w:r>
    </w:p>
    <w:p w14:paraId="5F62B0A5" w14:textId="41C430DB" w:rsidR="00495EFB" w:rsidRDefault="00495EFB" w:rsidP="00B64B36">
      <w:pPr>
        <w:jc w:val="center"/>
        <w:rPr>
          <w:b/>
          <w:bCs/>
          <w:sz w:val="36"/>
          <w:szCs w:val="36"/>
        </w:rPr>
      </w:pPr>
    </w:p>
    <w:p w14:paraId="75D4D949" w14:textId="02ED29A1" w:rsidR="00B64B36" w:rsidRPr="007B1B54" w:rsidRDefault="00E57B8B" w:rsidP="001846B3">
      <w:pPr>
        <w:jc w:val="center"/>
        <w:rPr>
          <w:b/>
          <w:bCs/>
          <w:color w:val="auto"/>
          <w:sz w:val="36"/>
          <w:szCs w:val="36"/>
        </w:rPr>
      </w:pPr>
      <w:r w:rsidRPr="007B1B54">
        <w:rPr>
          <w:b/>
          <w:bCs/>
          <w:color w:val="auto"/>
          <w:sz w:val="36"/>
          <w:szCs w:val="36"/>
        </w:rPr>
        <w:t>Prepared by:</w:t>
      </w:r>
    </w:p>
    <w:p w14:paraId="64C288B5" w14:textId="4C1AC158" w:rsidR="00E57B8B" w:rsidRPr="007B1B54" w:rsidRDefault="00E57B8B" w:rsidP="001846B3">
      <w:pPr>
        <w:jc w:val="center"/>
        <w:rPr>
          <w:b/>
          <w:bCs/>
          <w:color w:val="auto"/>
          <w:sz w:val="36"/>
          <w:szCs w:val="36"/>
        </w:rPr>
      </w:pPr>
      <w:r w:rsidRPr="007B1B54">
        <w:rPr>
          <w:b/>
          <w:bCs/>
          <w:color w:val="auto"/>
          <w:sz w:val="36"/>
          <w:szCs w:val="36"/>
        </w:rPr>
        <w:t xml:space="preserve">Daria </w:t>
      </w:r>
      <w:proofErr w:type="spellStart"/>
      <w:r w:rsidRPr="007B1B54">
        <w:rPr>
          <w:b/>
          <w:bCs/>
          <w:color w:val="auto"/>
          <w:sz w:val="36"/>
          <w:szCs w:val="36"/>
        </w:rPr>
        <w:t>Sukonnova</w:t>
      </w:r>
      <w:proofErr w:type="spellEnd"/>
    </w:p>
    <w:p w14:paraId="1DBEF8C4" w14:textId="1A3A1E77" w:rsidR="00E57B8B" w:rsidRPr="007B1B54" w:rsidRDefault="00E57B8B" w:rsidP="001846B3">
      <w:pPr>
        <w:jc w:val="center"/>
        <w:rPr>
          <w:b/>
          <w:bCs/>
          <w:color w:val="auto"/>
          <w:sz w:val="36"/>
          <w:szCs w:val="36"/>
        </w:rPr>
      </w:pPr>
      <w:r w:rsidRPr="007B1B54">
        <w:rPr>
          <w:b/>
          <w:bCs/>
          <w:color w:val="auto"/>
          <w:sz w:val="36"/>
          <w:szCs w:val="36"/>
        </w:rPr>
        <w:t>Shane Thacker</w:t>
      </w:r>
    </w:p>
    <w:p w14:paraId="23B30DDB" w14:textId="24F29B13" w:rsidR="00E57B8B" w:rsidRPr="007B1B54" w:rsidRDefault="00E57B8B" w:rsidP="001846B3">
      <w:pPr>
        <w:tabs>
          <w:tab w:val="center" w:pos="4513"/>
          <w:tab w:val="left" w:pos="7517"/>
        </w:tabs>
        <w:jc w:val="center"/>
        <w:rPr>
          <w:b/>
          <w:bCs/>
          <w:color w:val="auto"/>
          <w:sz w:val="36"/>
          <w:szCs w:val="36"/>
        </w:rPr>
      </w:pPr>
      <w:r w:rsidRPr="007B1B54">
        <w:rPr>
          <w:b/>
          <w:bCs/>
          <w:color w:val="auto"/>
          <w:sz w:val="36"/>
          <w:szCs w:val="36"/>
        </w:rPr>
        <w:t>Jeremy</w:t>
      </w:r>
      <w:r w:rsidR="001846B3">
        <w:rPr>
          <w:b/>
          <w:bCs/>
          <w:color w:val="auto"/>
          <w:sz w:val="36"/>
          <w:szCs w:val="36"/>
        </w:rPr>
        <w:t xml:space="preserve"> </w:t>
      </w:r>
      <w:proofErr w:type="spellStart"/>
      <w:r w:rsidRPr="007B1B54">
        <w:rPr>
          <w:b/>
          <w:bCs/>
          <w:color w:val="auto"/>
          <w:sz w:val="36"/>
          <w:szCs w:val="36"/>
        </w:rPr>
        <w:t>Naupay</w:t>
      </w:r>
      <w:proofErr w:type="spellEnd"/>
    </w:p>
    <w:p w14:paraId="63E4F8A5" w14:textId="74496E29" w:rsidR="00E57B8B" w:rsidRPr="00CE75E1" w:rsidRDefault="00E57B8B" w:rsidP="001846B3">
      <w:pPr>
        <w:jc w:val="center"/>
        <w:rPr>
          <w:color w:val="D9D9D9" w:themeColor="background1" w:themeShade="D9"/>
          <w:sz w:val="36"/>
          <w:szCs w:val="36"/>
        </w:rPr>
      </w:pPr>
      <w:r w:rsidRPr="007B1B54">
        <w:rPr>
          <w:b/>
          <w:bCs/>
          <w:color w:val="auto"/>
          <w:sz w:val="36"/>
          <w:szCs w:val="36"/>
        </w:rPr>
        <w:t>Brian Dean</w:t>
      </w:r>
    </w:p>
    <w:p w14:paraId="217C9DD3" w14:textId="3F727A90" w:rsidR="00E57B8B" w:rsidRPr="00CE75E1" w:rsidRDefault="00E57B8B" w:rsidP="00B64B36">
      <w:pPr>
        <w:jc w:val="center"/>
        <w:rPr>
          <w:color w:val="D9D9D9" w:themeColor="background1" w:themeShade="D9"/>
          <w:sz w:val="40"/>
          <w:szCs w:val="40"/>
        </w:rPr>
      </w:pPr>
    </w:p>
    <w:p w14:paraId="1140EB33" w14:textId="579FE2EE" w:rsidR="00B64B36" w:rsidRPr="007B1B54" w:rsidRDefault="00B64B36" w:rsidP="00B64B36">
      <w:pPr>
        <w:jc w:val="center"/>
        <w:rPr>
          <w:b/>
          <w:bCs/>
          <w:color w:val="auto"/>
          <w:sz w:val="36"/>
          <w:szCs w:val="36"/>
        </w:rPr>
      </w:pPr>
      <w:r w:rsidRPr="007B1B54">
        <w:rPr>
          <w:b/>
          <w:bCs/>
          <w:color w:val="auto"/>
          <w:sz w:val="36"/>
          <w:szCs w:val="36"/>
        </w:rPr>
        <w:t>Submitted to RMIT</w:t>
      </w:r>
    </w:p>
    <w:p w14:paraId="40DD5C82" w14:textId="573D6EFD" w:rsidR="00B64B36" w:rsidRPr="007B1B54" w:rsidRDefault="00B83942" w:rsidP="00B64B36">
      <w:pPr>
        <w:jc w:val="center"/>
        <w:rPr>
          <w:b/>
          <w:bCs/>
          <w:color w:val="auto"/>
          <w:sz w:val="36"/>
          <w:szCs w:val="36"/>
        </w:rPr>
      </w:pPr>
      <w:r>
        <w:rPr>
          <w:b/>
          <w:bCs/>
          <w:color w:val="auto"/>
          <w:sz w:val="36"/>
          <w:szCs w:val="36"/>
        </w:rPr>
        <w:t>16 February 2020</w:t>
      </w:r>
    </w:p>
    <w:p w14:paraId="2B569038" w14:textId="77777777" w:rsidR="00E57B8B" w:rsidRPr="007B1B54" w:rsidRDefault="00E57B8B" w:rsidP="00B64B36">
      <w:pPr>
        <w:jc w:val="center"/>
        <w:rPr>
          <w:b/>
          <w:bCs/>
          <w:color w:val="auto"/>
          <w:sz w:val="36"/>
          <w:szCs w:val="36"/>
        </w:rPr>
      </w:pPr>
      <w:r w:rsidRPr="007B1B54">
        <w:rPr>
          <w:b/>
          <w:bCs/>
          <w:color w:val="auto"/>
          <w:sz w:val="36"/>
          <w:szCs w:val="36"/>
        </w:rPr>
        <w:t xml:space="preserve">Course Instructor: </w:t>
      </w:r>
    </w:p>
    <w:bookmarkEnd w:id="0"/>
    <w:p w14:paraId="51CB3D27" w14:textId="58642751" w:rsidR="00B64B36" w:rsidRPr="00CE75E1" w:rsidRDefault="005766C5" w:rsidP="00B64B36">
      <w:pPr>
        <w:jc w:val="center"/>
        <w:rPr>
          <w:b/>
          <w:bCs/>
          <w:color w:val="D9D9D9" w:themeColor="background1" w:themeShade="D9"/>
          <w:sz w:val="36"/>
          <w:szCs w:val="36"/>
        </w:rPr>
      </w:pPr>
      <w:r w:rsidRPr="007B1B54">
        <w:rPr>
          <w:b/>
          <w:bCs/>
          <w:color w:val="auto"/>
          <w:sz w:val="36"/>
          <w:szCs w:val="36"/>
        </w:rPr>
        <w:t>Anthony Clapp</w:t>
      </w:r>
    </w:p>
    <w:p w14:paraId="788F5B83" w14:textId="77777777" w:rsidR="00495EFB" w:rsidRPr="00E57B8B" w:rsidRDefault="00495EFB" w:rsidP="00495EFB">
      <w:pPr>
        <w:rPr>
          <w:sz w:val="36"/>
          <w:szCs w:val="36"/>
        </w:rPr>
      </w:pPr>
    </w:p>
    <w:sdt>
      <w:sdtPr>
        <w:rPr>
          <w:rFonts w:eastAsiaTheme="minorHAnsi" w:cstheme="minorBidi"/>
          <w:color w:val="auto"/>
        </w:rPr>
        <w:id w:val="2116560881"/>
        <w:docPartObj>
          <w:docPartGallery w:val="Table of Contents"/>
          <w:docPartUnique/>
        </w:docPartObj>
      </w:sdtPr>
      <w:sdtEndPr>
        <w:rPr>
          <w:rFonts w:eastAsia="Times New Roman" w:cs="Times New Roman"/>
          <w:bCs/>
          <w:noProof/>
          <w:color w:val="000000" w:themeColor="text1"/>
        </w:rPr>
      </w:sdtEndPr>
      <w:sdtContent>
        <w:p w14:paraId="0F6AADC2" w14:textId="3D1A900A" w:rsidR="00663667" w:rsidRPr="007B1B54" w:rsidRDefault="00663667" w:rsidP="00B13C31">
          <w:pPr>
            <w:rPr>
              <w:rStyle w:val="Heading1Char"/>
            </w:rPr>
          </w:pPr>
          <w:r w:rsidRPr="007B1B54">
            <w:rPr>
              <w:rStyle w:val="Heading1Char"/>
            </w:rPr>
            <w:t>Contents</w:t>
          </w:r>
        </w:p>
        <w:bookmarkStart w:id="1" w:name="_GoBack"/>
        <w:bookmarkEnd w:id="1"/>
        <w:p w14:paraId="425003E8" w14:textId="509E2FB3" w:rsidR="00AC1861" w:rsidRDefault="00663667">
          <w:pPr>
            <w:pStyle w:val="TOC1"/>
            <w:tabs>
              <w:tab w:val="right" w:leader="dot" w:pos="9016"/>
            </w:tabs>
            <w:rPr>
              <w:rFonts w:asciiTheme="minorHAnsi" w:eastAsiaTheme="minorEastAsia" w:hAnsiTheme="minorHAnsi"/>
              <w:noProof/>
              <w:color w:val="auto"/>
              <w:lang w:eastAsia="en-AU"/>
            </w:rPr>
          </w:pPr>
          <w:r>
            <w:fldChar w:fldCharType="begin"/>
          </w:r>
          <w:r>
            <w:instrText xml:space="preserve"> TOC \o "1-3" \h \z \u </w:instrText>
          </w:r>
          <w:r>
            <w:fldChar w:fldCharType="separate"/>
          </w:r>
          <w:hyperlink w:anchor="_Toc32680022" w:history="1">
            <w:r w:rsidR="00AC1861" w:rsidRPr="00C35D63">
              <w:rPr>
                <w:rStyle w:val="Hyperlink"/>
                <w:noProof/>
              </w:rPr>
              <w:t>Introduction</w:t>
            </w:r>
            <w:r w:rsidR="00AC1861">
              <w:rPr>
                <w:noProof/>
                <w:webHidden/>
              </w:rPr>
              <w:tab/>
            </w:r>
            <w:r w:rsidR="00AC1861">
              <w:rPr>
                <w:noProof/>
                <w:webHidden/>
              </w:rPr>
              <w:fldChar w:fldCharType="begin"/>
            </w:r>
            <w:r w:rsidR="00AC1861">
              <w:rPr>
                <w:noProof/>
                <w:webHidden/>
              </w:rPr>
              <w:instrText xml:space="preserve"> PAGEREF _Toc32680022 \h </w:instrText>
            </w:r>
            <w:r w:rsidR="00AC1861">
              <w:rPr>
                <w:noProof/>
                <w:webHidden/>
              </w:rPr>
            </w:r>
            <w:r w:rsidR="00AC1861">
              <w:rPr>
                <w:noProof/>
                <w:webHidden/>
              </w:rPr>
              <w:fldChar w:fldCharType="separate"/>
            </w:r>
            <w:r w:rsidR="00AC1861">
              <w:rPr>
                <w:noProof/>
                <w:webHidden/>
              </w:rPr>
              <w:t>3</w:t>
            </w:r>
            <w:r w:rsidR="00AC1861">
              <w:rPr>
                <w:noProof/>
                <w:webHidden/>
              </w:rPr>
              <w:fldChar w:fldCharType="end"/>
            </w:r>
          </w:hyperlink>
        </w:p>
        <w:p w14:paraId="12B2A2B1" w14:textId="1D860CD9" w:rsidR="00AC1861" w:rsidRDefault="00AC1861">
          <w:pPr>
            <w:pStyle w:val="TOC1"/>
            <w:tabs>
              <w:tab w:val="right" w:leader="dot" w:pos="9016"/>
            </w:tabs>
            <w:rPr>
              <w:rFonts w:asciiTheme="minorHAnsi" w:eastAsiaTheme="minorEastAsia" w:hAnsiTheme="minorHAnsi"/>
              <w:noProof/>
              <w:color w:val="auto"/>
              <w:lang w:eastAsia="en-AU"/>
            </w:rPr>
          </w:pPr>
          <w:hyperlink w:anchor="_Toc32680023" w:history="1">
            <w:r w:rsidRPr="00C35D63">
              <w:rPr>
                <w:rStyle w:val="Hyperlink"/>
                <w:noProof/>
              </w:rPr>
              <w:t>Team Profile</w:t>
            </w:r>
            <w:r>
              <w:rPr>
                <w:noProof/>
                <w:webHidden/>
              </w:rPr>
              <w:tab/>
            </w:r>
            <w:r>
              <w:rPr>
                <w:noProof/>
                <w:webHidden/>
              </w:rPr>
              <w:fldChar w:fldCharType="begin"/>
            </w:r>
            <w:r>
              <w:rPr>
                <w:noProof/>
                <w:webHidden/>
              </w:rPr>
              <w:instrText xml:space="preserve"> PAGEREF _Toc32680023 \h </w:instrText>
            </w:r>
            <w:r>
              <w:rPr>
                <w:noProof/>
                <w:webHidden/>
              </w:rPr>
            </w:r>
            <w:r>
              <w:rPr>
                <w:noProof/>
                <w:webHidden/>
              </w:rPr>
              <w:fldChar w:fldCharType="separate"/>
            </w:r>
            <w:r>
              <w:rPr>
                <w:noProof/>
                <w:webHidden/>
              </w:rPr>
              <w:t>3</w:t>
            </w:r>
            <w:r>
              <w:rPr>
                <w:noProof/>
                <w:webHidden/>
              </w:rPr>
              <w:fldChar w:fldCharType="end"/>
            </w:r>
          </w:hyperlink>
        </w:p>
        <w:p w14:paraId="6A1817BF" w14:textId="0FF4F896" w:rsidR="00AC1861" w:rsidRDefault="00AC1861">
          <w:pPr>
            <w:pStyle w:val="TOC2"/>
            <w:tabs>
              <w:tab w:val="right" w:leader="dot" w:pos="9016"/>
            </w:tabs>
            <w:rPr>
              <w:rFonts w:asciiTheme="minorHAnsi" w:eastAsiaTheme="minorEastAsia" w:hAnsiTheme="minorHAnsi"/>
              <w:noProof/>
              <w:color w:val="auto"/>
              <w:lang w:eastAsia="en-AU"/>
            </w:rPr>
          </w:pPr>
          <w:hyperlink w:anchor="_Toc32680024" w:history="1">
            <w:r w:rsidRPr="00C35D63">
              <w:rPr>
                <w:rStyle w:val="Hyperlink"/>
                <w:noProof/>
              </w:rPr>
              <w:t>Team Name</w:t>
            </w:r>
            <w:r>
              <w:rPr>
                <w:noProof/>
                <w:webHidden/>
              </w:rPr>
              <w:tab/>
            </w:r>
            <w:r>
              <w:rPr>
                <w:noProof/>
                <w:webHidden/>
              </w:rPr>
              <w:fldChar w:fldCharType="begin"/>
            </w:r>
            <w:r>
              <w:rPr>
                <w:noProof/>
                <w:webHidden/>
              </w:rPr>
              <w:instrText xml:space="preserve"> PAGEREF _Toc32680024 \h </w:instrText>
            </w:r>
            <w:r>
              <w:rPr>
                <w:noProof/>
                <w:webHidden/>
              </w:rPr>
            </w:r>
            <w:r>
              <w:rPr>
                <w:noProof/>
                <w:webHidden/>
              </w:rPr>
              <w:fldChar w:fldCharType="separate"/>
            </w:r>
            <w:r>
              <w:rPr>
                <w:noProof/>
                <w:webHidden/>
              </w:rPr>
              <w:t>3</w:t>
            </w:r>
            <w:r>
              <w:rPr>
                <w:noProof/>
                <w:webHidden/>
              </w:rPr>
              <w:fldChar w:fldCharType="end"/>
            </w:r>
          </w:hyperlink>
        </w:p>
        <w:p w14:paraId="3953E41C" w14:textId="6FCF42A0" w:rsidR="00AC1861" w:rsidRDefault="00AC1861">
          <w:pPr>
            <w:pStyle w:val="TOC2"/>
            <w:tabs>
              <w:tab w:val="right" w:leader="dot" w:pos="9016"/>
            </w:tabs>
            <w:rPr>
              <w:rFonts w:asciiTheme="minorHAnsi" w:eastAsiaTheme="minorEastAsia" w:hAnsiTheme="minorHAnsi"/>
              <w:noProof/>
              <w:color w:val="auto"/>
              <w:lang w:eastAsia="en-AU"/>
            </w:rPr>
          </w:pPr>
          <w:hyperlink w:anchor="_Toc32680025" w:history="1">
            <w:r w:rsidRPr="00C35D63">
              <w:rPr>
                <w:rStyle w:val="Hyperlink"/>
                <w:noProof/>
              </w:rPr>
              <w:t>Personal Information</w:t>
            </w:r>
            <w:r>
              <w:rPr>
                <w:noProof/>
                <w:webHidden/>
              </w:rPr>
              <w:tab/>
            </w:r>
            <w:r>
              <w:rPr>
                <w:noProof/>
                <w:webHidden/>
              </w:rPr>
              <w:fldChar w:fldCharType="begin"/>
            </w:r>
            <w:r>
              <w:rPr>
                <w:noProof/>
                <w:webHidden/>
              </w:rPr>
              <w:instrText xml:space="preserve"> PAGEREF _Toc32680025 \h </w:instrText>
            </w:r>
            <w:r>
              <w:rPr>
                <w:noProof/>
                <w:webHidden/>
              </w:rPr>
            </w:r>
            <w:r>
              <w:rPr>
                <w:noProof/>
                <w:webHidden/>
              </w:rPr>
              <w:fldChar w:fldCharType="separate"/>
            </w:r>
            <w:r>
              <w:rPr>
                <w:noProof/>
                <w:webHidden/>
              </w:rPr>
              <w:t>3</w:t>
            </w:r>
            <w:r>
              <w:rPr>
                <w:noProof/>
                <w:webHidden/>
              </w:rPr>
              <w:fldChar w:fldCharType="end"/>
            </w:r>
          </w:hyperlink>
        </w:p>
        <w:p w14:paraId="6262EB53" w14:textId="6BF47589" w:rsidR="00AC1861" w:rsidRDefault="00AC1861">
          <w:pPr>
            <w:pStyle w:val="TOC2"/>
            <w:tabs>
              <w:tab w:val="right" w:leader="dot" w:pos="9016"/>
            </w:tabs>
            <w:rPr>
              <w:rFonts w:asciiTheme="minorHAnsi" w:eastAsiaTheme="minorEastAsia" w:hAnsiTheme="minorHAnsi"/>
              <w:noProof/>
              <w:color w:val="auto"/>
              <w:lang w:eastAsia="en-AU"/>
            </w:rPr>
          </w:pPr>
          <w:hyperlink w:anchor="_Toc32680026" w:history="1">
            <w:r w:rsidRPr="00C35D63">
              <w:rPr>
                <w:rStyle w:val="Hyperlink"/>
                <w:noProof/>
              </w:rPr>
              <w:t>Team Test Results</w:t>
            </w:r>
            <w:r>
              <w:rPr>
                <w:noProof/>
                <w:webHidden/>
              </w:rPr>
              <w:tab/>
            </w:r>
            <w:r>
              <w:rPr>
                <w:noProof/>
                <w:webHidden/>
              </w:rPr>
              <w:fldChar w:fldCharType="begin"/>
            </w:r>
            <w:r>
              <w:rPr>
                <w:noProof/>
                <w:webHidden/>
              </w:rPr>
              <w:instrText xml:space="preserve"> PAGEREF _Toc32680026 \h </w:instrText>
            </w:r>
            <w:r>
              <w:rPr>
                <w:noProof/>
                <w:webHidden/>
              </w:rPr>
            </w:r>
            <w:r>
              <w:rPr>
                <w:noProof/>
                <w:webHidden/>
              </w:rPr>
              <w:fldChar w:fldCharType="separate"/>
            </w:r>
            <w:r>
              <w:rPr>
                <w:noProof/>
                <w:webHidden/>
              </w:rPr>
              <w:t>4</w:t>
            </w:r>
            <w:r>
              <w:rPr>
                <w:noProof/>
                <w:webHidden/>
              </w:rPr>
              <w:fldChar w:fldCharType="end"/>
            </w:r>
          </w:hyperlink>
        </w:p>
        <w:p w14:paraId="07EAB13D" w14:textId="006B9E16" w:rsidR="00AC1861" w:rsidRDefault="00AC1861">
          <w:pPr>
            <w:pStyle w:val="TOC2"/>
            <w:tabs>
              <w:tab w:val="right" w:leader="dot" w:pos="9016"/>
            </w:tabs>
            <w:rPr>
              <w:rFonts w:asciiTheme="minorHAnsi" w:eastAsiaTheme="minorEastAsia" w:hAnsiTheme="minorHAnsi"/>
              <w:noProof/>
              <w:color w:val="auto"/>
              <w:lang w:eastAsia="en-AU"/>
            </w:rPr>
          </w:pPr>
          <w:hyperlink w:anchor="_Toc32680027" w:history="1">
            <w:r w:rsidRPr="00C35D63">
              <w:rPr>
                <w:rStyle w:val="Hyperlink"/>
                <w:noProof/>
              </w:rPr>
              <w:t>Group Processes</w:t>
            </w:r>
            <w:r>
              <w:rPr>
                <w:noProof/>
                <w:webHidden/>
              </w:rPr>
              <w:tab/>
            </w:r>
            <w:r>
              <w:rPr>
                <w:noProof/>
                <w:webHidden/>
              </w:rPr>
              <w:fldChar w:fldCharType="begin"/>
            </w:r>
            <w:r>
              <w:rPr>
                <w:noProof/>
                <w:webHidden/>
              </w:rPr>
              <w:instrText xml:space="preserve"> PAGEREF _Toc32680027 \h </w:instrText>
            </w:r>
            <w:r>
              <w:rPr>
                <w:noProof/>
                <w:webHidden/>
              </w:rPr>
            </w:r>
            <w:r>
              <w:rPr>
                <w:noProof/>
                <w:webHidden/>
              </w:rPr>
              <w:fldChar w:fldCharType="separate"/>
            </w:r>
            <w:r>
              <w:rPr>
                <w:noProof/>
                <w:webHidden/>
              </w:rPr>
              <w:t>11</w:t>
            </w:r>
            <w:r>
              <w:rPr>
                <w:noProof/>
                <w:webHidden/>
              </w:rPr>
              <w:fldChar w:fldCharType="end"/>
            </w:r>
          </w:hyperlink>
        </w:p>
        <w:p w14:paraId="519E1BB8" w14:textId="0330E312" w:rsidR="00AC1861" w:rsidRDefault="00AC1861">
          <w:pPr>
            <w:pStyle w:val="TOC2"/>
            <w:tabs>
              <w:tab w:val="right" w:leader="dot" w:pos="9016"/>
            </w:tabs>
            <w:rPr>
              <w:rFonts w:asciiTheme="minorHAnsi" w:eastAsiaTheme="minorEastAsia" w:hAnsiTheme="minorHAnsi"/>
              <w:noProof/>
              <w:color w:val="auto"/>
              <w:lang w:eastAsia="en-AU"/>
            </w:rPr>
          </w:pPr>
          <w:hyperlink w:anchor="_Toc32680028" w:history="1">
            <w:r w:rsidRPr="00C35D63">
              <w:rPr>
                <w:rStyle w:val="Hyperlink"/>
                <w:noProof/>
              </w:rPr>
              <w:t>Career Plans</w:t>
            </w:r>
            <w:r>
              <w:rPr>
                <w:noProof/>
                <w:webHidden/>
              </w:rPr>
              <w:tab/>
            </w:r>
            <w:r>
              <w:rPr>
                <w:noProof/>
                <w:webHidden/>
              </w:rPr>
              <w:fldChar w:fldCharType="begin"/>
            </w:r>
            <w:r>
              <w:rPr>
                <w:noProof/>
                <w:webHidden/>
              </w:rPr>
              <w:instrText xml:space="preserve"> PAGEREF _Toc32680028 \h </w:instrText>
            </w:r>
            <w:r>
              <w:rPr>
                <w:noProof/>
                <w:webHidden/>
              </w:rPr>
            </w:r>
            <w:r>
              <w:rPr>
                <w:noProof/>
                <w:webHidden/>
              </w:rPr>
              <w:fldChar w:fldCharType="separate"/>
            </w:r>
            <w:r>
              <w:rPr>
                <w:noProof/>
                <w:webHidden/>
              </w:rPr>
              <w:t>11</w:t>
            </w:r>
            <w:r>
              <w:rPr>
                <w:noProof/>
                <w:webHidden/>
              </w:rPr>
              <w:fldChar w:fldCharType="end"/>
            </w:r>
          </w:hyperlink>
        </w:p>
        <w:p w14:paraId="399A4247" w14:textId="6D8F674F" w:rsidR="00AC1861" w:rsidRDefault="00AC1861">
          <w:pPr>
            <w:pStyle w:val="TOC3"/>
            <w:tabs>
              <w:tab w:val="right" w:leader="dot" w:pos="9016"/>
            </w:tabs>
            <w:rPr>
              <w:rFonts w:asciiTheme="minorHAnsi" w:eastAsiaTheme="minorEastAsia" w:hAnsiTheme="minorHAnsi"/>
              <w:noProof/>
              <w:color w:val="auto"/>
              <w:lang w:eastAsia="en-AU"/>
            </w:rPr>
          </w:pPr>
          <w:hyperlink w:anchor="_Toc32680029" w:history="1">
            <w:r w:rsidRPr="00C35D63">
              <w:rPr>
                <w:rStyle w:val="Hyperlink"/>
                <w:noProof/>
              </w:rPr>
              <w:t>Ideal jobs comparison:</w:t>
            </w:r>
            <w:r>
              <w:rPr>
                <w:noProof/>
                <w:webHidden/>
              </w:rPr>
              <w:tab/>
            </w:r>
            <w:r>
              <w:rPr>
                <w:noProof/>
                <w:webHidden/>
              </w:rPr>
              <w:fldChar w:fldCharType="begin"/>
            </w:r>
            <w:r>
              <w:rPr>
                <w:noProof/>
                <w:webHidden/>
              </w:rPr>
              <w:instrText xml:space="preserve"> PAGEREF _Toc32680029 \h </w:instrText>
            </w:r>
            <w:r>
              <w:rPr>
                <w:noProof/>
                <w:webHidden/>
              </w:rPr>
            </w:r>
            <w:r>
              <w:rPr>
                <w:noProof/>
                <w:webHidden/>
              </w:rPr>
              <w:fldChar w:fldCharType="separate"/>
            </w:r>
            <w:r>
              <w:rPr>
                <w:noProof/>
                <w:webHidden/>
              </w:rPr>
              <w:t>11</w:t>
            </w:r>
            <w:r>
              <w:rPr>
                <w:noProof/>
                <w:webHidden/>
              </w:rPr>
              <w:fldChar w:fldCharType="end"/>
            </w:r>
          </w:hyperlink>
        </w:p>
        <w:p w14:paraId="6DED6EDD" w14:textId="1E06ADF2" w:rsidR="00AC1861" w:rsidRDefault="00AC1861">
          <w:pPr>
            <w:pStyle w:val="TOC2"/>
            <w:tabs>
              <w:tab w:val="right" w:leader="dot" w:pos="9016"/>
            </w:tabs>
            <w:rPr>
              <w:rFonts w:asciiTheme="minorHAnsi" w:eastAsiaTheme="minorEastAsia" w:hAnsiTheme="minorHAnsi"/>
              <w:noProof/>
              <w:color w:val="auto"/>
              <w:lang w:eastAsia="en-AU"/>
            </w:rPr>
          </w:pPr>
          <w:hyperlink w:anchor="_Toc32680030" w:history="1">
            <w:r w:rsidRPr="00C35D63">
              <w:rPr>
                <w:rStyle w:val="Hyperlink"/>
                <w:noProof/>
              </w:rPr>
              <w:t>Tools</w:t>
            </w:r>
            <w:r>
              <w:rPr>
                <w:noProof/>
                <w:webHidden/>
              </w:rPr>
              <w:tab/>
            </w:r>
            <w:r>
              <w:rPr>
                <w:noProof/>
                <w:webHidden/>
              </w:rPr>
              <w:fldChar w:fldCharType="begin"/>
            </w:r>
            <w:r>
              <w:rPr>
                <w:noProof/>
                <w:webHidden/>
              </w:rPr>
              <w:instrText xml:space="preserve"> PAGEREF _Toc32680030 \h </w:instrText>
            </w:r>
            <w:r>
              <w:rPr>
                <w:noProof/>
                <w:webHidden/>
              </w:rPr>
            </w:r>
            <w:r>
              <w:rPr>
                <w:noProof/>
                <w:webHidden/>
              </w:rPr>
              <w:fldChar w:fldCharType="separate"/>
            </w:r>
            <w:r>
              <w:rPr>
                <w:noProof/>
                <w:webHidden/>
              </w:rPr>
              <w:t>13</w:t>
            </w:r>
            <w:r>
              <w:rPr>
                <w:noProof/>
                <w:webHidden/>
              </w:rPr>
              <w:fldChar w:fldCharType="end"/>
            </w:r>
          </w:hyperlink>
        </w:p>
        <w:p w14:paraId="48C302A8" w14:textId="39E6230E" w:rsidR="00AC1861" w:rsidRDefault="00AC1861">
          <w:pPr>
            <w:pStyle w:val="TOC1"/>
            <w:tabs>
              <w:tab w:val="right" w:leader="dot" w:pos="9016"/>
            </w:tabs>
            <w:rPr>
              <w:rFonts w:asciiTheme="minorHAnsi" w:eastAsiaTheme="minorEastAsia" w:hAnsiTheme="minorHAnsi"/>
              <w:noProof/>
              <w:color w:val="auto"/>
              <w:lang w:eastAsia="en-AU"/>
            </w:rPr>
          </w:pPr>
          <w:hyperlink w:anchor="_Toc32680031" w:history="1">
            <w:r w:rsidRPr="00C35D63">
              <w:rPr>
                <w:rStyle w:val="Hyperlink"/>
                <w:noProof/>
              </w:rPr>
              <w:t>Project Description</w:t>
            </w:r>
            <w:r>
              <w:rPr>
                <w:noProof/>
                <w:webHidden/>
              </w:rPr>
              <w:tab/>
            </w:r>
            <w:r>
              <w:rPr>
                <w:noProof/>
                <w:webHidden/>
              </w:rPr>
              <w:fldChar w:fldCharType="begin"/>
            </w:r>
            <w:r>
              <w:rPr>
                <w:noProof/>
                <w:webHidden/>
              </w:rPr>
              <w:instrText xml:space="preserve"> PAGEREF _Toc32680031 \h </w:instrText>
            </w:r>
            <w:r>
              <w:rPr>
                <w:noProof/>
                <w:webHidden/>
              </w:rPr>
            </w:r>
            <w:r>
              <w:rPr>
                <w:noProof/>
                <w:webHidden/>
              </w:rPr>
              <w:fldChar w:fldCharType="separate"/>
            </w:r>
            <w:r>
              <w:rPr>
                <w:noProof/>
                <w:webHidden/>
              </w:rPr>
              <w:t>14</w:t>
            </w:r>
            <w:r>
              <w:rPr>
                <w:noProof/>
                <w:webHidden/>
              </w:rPr>
              <w:fldChar w:fldCharType="end"/>
            </w:r>
          </w:hyperlink>
        </w:p>
        <w:p w14:paraId="7C49AFEF" w14:textId="11C36FE9" w:rsidR="00AC1861" w:rsidRDefault="00AC1861">
          <w:pPr>
            <w:pStyle w:val="TOC2"/>
            <w:tabs>
              <w:tab w:val="right" w:leader="dot" w:pos="9016"/>
            </w:tabs>
            <w:rPr>
              <w:rFonts w:asciiTheme="minorHAnsi" w:eastAsiaTheme="minorEastAsia" w:hAnsiTheme="minorHAnsi"/>
              <w:noProof/>
              <w:color w:val="auto"/>
              <w:lang w:eastAsia="en-AU"/>
            </w:rPr>
          </w:pPr>
          <w:hyperlink w:anchor="_Toc32680032" w:history="1">
            <w:r w:rsidRPr="00C35D63">
              <w:rPr>
                <w:rStyle w:val="Hyperlink"/>
                <w:noProof/>
              </w:rPr>
              <w:t>Overview</w:t>
            </w:r>
            <w:r>
              <w:rPr>
                <w:noProof/>
                <w:webHidden/>
              </w:rPr>
              <w:tab/>
            </w:r>
            <w:r>
              <w:rPr>
                <w:noProof/>
                <w:webHidden/>
              </w:rPr>
              <w:fldChar w:fldCharType="begin"/>
            </w:r>
            <w:r>
              <w:rPr>
                <w:noProof/>
                <w:webHidden/>
              </w:rPr>
              <w:instrText xml:space="preserve"> PAGEREF _Toc32680032 \h </w:instrText>
            </w:r>
            <w:r>
              <w:rPr>
                <w:noProof/>
                <w:webHidden/>
              </w:rPr>
            </w:r>
            <w:r>
              <w:rPr>
                <w:noProof/>
                <w:webHidden/>
              </w:rPr>
              <w:fldChar w:fldCharType="separate"/>
            </w:r>
            <w:r>
              <w:rPr>
                <w:noProof/>
                <w:webHidden/>
              </w:rPr>
              <w:t>14</w:t>
            </w:r>
            <w:r>
              <w:rPr>
                <w:noProof/>
                <w:webHidden/>
              </w:rPr>
              <w:fldChar w:fldCharType="end"/>
            </w:r>
          </w:hyperlink>
        </w:p>
        <w:p w14:paraId="31EF59EA" w14:textId="572C2C59" w:rsidR="00AC1861" w:rsidRDefault="00AC1861">
          <w:pPr>
            <w:pStyle w:val="TOC3"/>
            <w:tabs>
              <w:tab w:val="right" w:leader="dot" w:pos="9016"/>
            </w:tabs>
            <w:rPr>
              <w:rFonts w:asciiTheme="minorHAnsi" w:eastAsiaTheme="minorEastAsia" w:hAnsiTheme="minorHAnsi"/>
              <w:noProof/>
              <w:color w:val="auto"/>
              <w:lang w:eastAsia="en-AU"/>
            </w:rPr>
          </w:pPr>
          <w:hyperlink w:anchor="_Toc32680033" w:history="1">
            <w:r w:rsidRPr="00C35D63">
              <w:rPr>
                <w:rStyle w:val="Hyperlink"/>
                <w:noProof/>
              </w:rPr>
              <w:t>Motivation</w:t>
            </w:r>
            <w:r>
              <w:rPr>
                <w:noProof/>
                <w:webHidden/>
              </w:rPr>
              <w:tab/>
            </w:r>
            <w:r>
              <w:rPr>
                <w:noProof/>
                <w:webHidden/>
              </w:rPr>
              <w:fldChar w:fldCharType="begin"/>
            </w:r>
            <w:r>
              <w:rPr>
                <w:noProof/>
                <w:webHidden/>
              </w:rPr>
              <w:instrText xml:space="preserve"> PAGEREF _Toc32680033 \h </w:instrText>
            </w:r>
            <w:r>
              <w:rPr>
                <w:noProof/>
                <w:webHidden/>
              </w:rPr>
            </w:r>
            <w:r>
              <w:rPr>
                <w:noProof/>
                <w:webHidden/>
              </w:rPr>
              <w:fldChar w:fldCharType="separate"/>
            </w:r>
            <w:r>
              <w:rPr>
                <w:noProof/>
                <w:webHidden/>
              </w:rPr>
              <w:t>14</w:t>
            </w:r>
            <w:r>
              <w:rPr>
                <w:noProof/>
                <w:webHidden/>
              </w:rPr>
              <w:fldChar w:fldCharType="end"/>
            </w:r>
          </w:hyperlink>
        </w:p>
        <w:p w14:paraId="465923AC" w14:textId="59F7B1E5" w:rsidR="00AC1861" w:rsidRDefault="00AC1861">
          <w:pPr>
            <w:pStyle w:val="TOC3"/>
            <w:tabs>
              <w:tab w:val="right" w:leader="dot" w:pos="9016"/>
            </w:tabs>
            <w:rPr>
              <w:rFonts w:asciiTheme="minorHAnsi" w:eastAsiaTheme="minorEastAsia" w:hAnsiTheme="minorHAnsi"/>
              <w:noProof/>
              <w:color w:val="auto"/>
              <w:lang w:eastAsia="en-AU"/>
            </w:rPr>
          </w:pPr>
          <w:hyperlink w:anchor="_Toc32680034" w:history="1">
            <w:r w:rsidRPr="00C35D63">
              <w:rPr>
                <w:rStyle w:val="Hyperlink"/>
                <w:noProof/>
              </w:rPr>
              <w:t>Landscape</w:t>
            </w:r>
            <w:r>
              <w:rPr>
                <w:noProof/>
                <w:webHidden/>
              </w:rPr>
              <w:tab/>
            </w:r>
            <w:r>
              <w:rPr>
                <w:noProof/>
                <w:webHidden/>
              </w:rPr>
              <w:fldChar w:fldCharType="begin"/>
            </w:r>
            <w:r>
              <w:rPr>
                <w:noProof/>
                <w:webHidden/>
              </w:rPr>
              <w:instrText xml:space="preserve"> PAGEREF _Toc32680034 \h </w:instrText>
            </w:r>
            <w:r>
              <w:rPr>
                <w:noProof/>
                <w:webHidden/>
              </w:rPr>
            </w:r>
            <w:r>
              <w:rPr>
                <w:noProof/>
                <w:webHidden/>
              </w:rPr>
              <w:fldChar w:fldCharType="separate"/>
            </w:r>
            <w:r>
              <w:rPr>
                <w:noProof/>
                <w:webHidden/>
              </w:rPr>
              <w:t>14</w:t>
            </w:r>
            <w:r>
              <w:rPr>
                <w:noProof/>
                <w:webHidden/>
              </w:rPr>
              <w:fldChar w:fldCharType="end"/>
            </w:r>
          </w:hyperlink>
        </w:p>
        <w:p w14:paraId="64BA6A21" w14:textId="576EF738" w:rsidR="00AC1861" w:rsidRDefault="00AC1861">
          <w:pPr>
            <w:pStyle w:val="TOC2"/>
            <w:tabs>
              <w:tab w:val="right" w:leader="dot" w:pos="9016"/>
            </w:tabs>
            <w:rPr>
              <w:rFonts w:asciiTheme="minorHAnsi" w:eastAsiaTheme="minorEastAsia" w:hAnsiTheme="minorHAnsi"/>
              <w:noProof/>
              <w:color w:val="auto"/>
              <w:lang w:eastAsia="en-AU"/>
            </w:rPr>
          </w:pPr>
          <w:hyperlink w:anchor="_Toc32680035" w:history="1">
            <w:r w:rsidRPr="00C35D63">
              <w:rPr>
                <w:rStyle w:val="Hyperlink"/>
                <w:noProof/>
              </w:rPr>
              <w:t>Detailed Description</w:t>
            </w:r>
            <w:r>
              <w:rPr>
                <w:noProof/>
                <w:webHidden/>
              </w:rPr>
              <w:tab/>
            </w:r>
            <w:r>
              <w:rPr>
                <w:noProof/>
                <w:webHidden/>
              </w:rPr>
              <w:fldChar w:fldCharType="begin"/>
            </w:r>
            <w:r>
              <w:rPr>
                <w:noProof/>
                <w:webHidden/>
              </w:rPr>
              <w:instrText xml:space="preserve"> PAGEREF _Toc32680035 \h </w:instrText>
            </w:r>
            <w:r>
              <w:rPr>
                <w:noProof/>
                <w:webHidden/>
              </w:rPr>
            </w:r>
            <w:r>
              <w:rPr>
                <w:noProof/>
                <w:webHidden/>
              </w:rPr>
              <w:fldChar w:fldCharType="separate"/>
            </w:r>
            <w:r>
              <w:rPr>
                <w:noProof/>
                <w:webHidden/>
              </w:rPr>
              <w:t>15</w:t>
            </w:r>
            <w:r>
              <w:rPr>
                <w:noProof/>
                <w:webHidden/>
              </w:rPr>
              <w:fldChar w:fldCharType="end"/>
            </w:r>
          </w:hyperlink>
        </w:p>
        <w:p w14:paraId="5E865C5D" w14:textId="2818E821" w:rsidR="00AC1861" w:rsidRDefault="00AC1861">
          <w:pPr>
            <w:pStyle w:val="TOC3"/>
            <w:tabs>
              <w:tab w:val="right" w:leader="dot" w:pos="9016"/>
            </w:tabs>
            <w:rPr>
              <w:rFonts w:asciiTheme="minorHAnsi" w:eastAsiaTheme="minorEastAsia" w:hAnsiTheme="minorHAnsi"/>
              <w:noProof/>
              <w:color w:val="auto"/>
              <w:lang w:eastAsia="en-AU"/>
            </w:rPr>
          </w:pPr>
          <w:hyperlink w:anchor="_Toc32680036" w:history="1">
            <w:r w:rsidRPr="00C35D63">
              <w:rPr>
                <w:rStyle w:val="Hyperlink"/>
                <w:noProof/>
              </w:rPr>
              <w:t>Aims</w:t>
            </w:r>
            <w:r>
              <w:rPr>
                <w:noProof/>
                <w:webHidden/>
              </w:rPr>
              <w:tab/>
            </w:r>
            <w:r>
              <w:rPr>
                <w:noProof/>
                <w:webHidden/>
              </w:rPr>
              <w:fldChar w:fldCharType="begin"/>
            </w:r>
            <w:r>
              <w:rPr>
                <w:noProof/>
                <w:webHidden/>
              </w:rPr>
              <w:instrText xml:space="preserve"> PAGEREF _Toc32680036 \h </w:instrText>
            </w:r>
            <w:r>
              <w:rPr>
                <w:noProof/>
                <w:webHidden/>
              </w:rPr>
            </w:r>
            <w:r>
              <w:rPr>
                <w:noProof/>
                <w:webHidden/>
              </w:rPr>
              <w:fldChar w:fldCharType="separate"/>
            </w:r>
            <w:r>
              <w:rPr>
                <w:noProof/>
                <w:webHidden/>
              </w:rPr>
              <w:t>15</w:t>
            </w:r>
            <w:r>
              <w:rPr>
                <w:noProof/>
                <w:webHidden/>
              </w:rPr>
              <w:fldChar w:fldCharType="end"/>
            </w:r>
          </w:hyperlink>
        </w:p>
        <w:p w14:paraId="63923699" w14:textId="3B5A6098" w:rsidR="00AC1861" w:rsidRDefault="00AC1861">
          <w:pPr>
            <w:pStyle w:val="TOC3"/>
            <w:tabs>
              <w:tab w:val="right" w:leader="dot" w:pos="9016"/>
            </w:tabs>
            <w:rPr>
              <w:rFonts w:asciiTheme="minorHAnsi" w:eastAsiaTheme="minorEastAsia" w:hAnsiTheme="minorHAnsi"/>
              <w:noProof/>
              <w:color w:val="auto"/>
              <w:lang w:eastAsia="en-AU"/>
            </w:rPr>
          </w:pPr>
          <w:hyperlink w:anchor="_Toc32680037" w:history="1">
            <w:r w:rsidRPr="00C35D63">
              <w:rPr>
                <w:rStyle w:val="Hyperlink"/>
                <w:noProof/>
              </w:rPr>
              <w:t>Goal 1</w:t>
            </w:r>
            <w:r>
              <w:rPr>
                <w:noProof/>
                <w:webHidden/>
              </w:rPr>
              <w:tab/>
            </w:r>
            <w:r>
              <w:rPr>
                <w:noProof/>
                <w:webHidden/>
              </w:rPr>
              <w:fldChar w:fldCharType="begin"/>
            </w:r>
            <w:r>
              <w:rPr>
                <w:noProof/>
                <w:webHidden/>
              </w:rPr>
              <w:instrText xml:space="preserve"> PAGEREF _Toc32680037 \h </w:instrText>
            </w:r>
            <w:r>
              <w:rPr>
                <w:noProof/>
                <w:webHidden/>
              </w:rPr>
            </w:r>
            <w:r>
              <w:rPr>
                <w:noProof/>
                <w:webHidden/>
              </w:rPr>
              <w:fldChar w:fldCharType="separate"/>
            </w:r>
            <w:r>
              <w:rPr>
                <w:noProof/>
                <w:webHidden/>
              </w:rPr>
              <w:t>15</w:t>
            </w:r>
            <w:r>
              <w:rPr>
                <w:noProof/>
                <w:webHidden/>
              </w:rPr>
              <w:fldChar w:fldCharType="end"/>
            </w:r>
          </w:hyperlink>
        </w:p>
        <w:p w14:paraId="7B456B1D" w14:textId="159B429D" w:rsidR="00AC1861" w:rsidRDefault="00AC1861">
          <w:pPr>
            <w:pStyle w:val="TOC3"/>
            <w:tabs>
              <w:tab w:val="right" w:leader="dot" w:pos="9016"/>
            </w:tabs>
            <w:rPr>
              <w:rFonts w:asciiTheme="minorHAnsi" w:eastAsiaTheme="minorEastAsia" w:hAnsiTheme="minorHAnsi"/>
              <w:noProof/>
              <w:color w:val="auto"/>
              <w:lang w:eastAsia="en-AU"/>
            </w:rPr>
          </w:pPr>
          <w:hyperlink w:anchor="_Toc32680038" w:history="1">
            <w:r w:rsidRPr="00C35D63">
              <w:rPr>
                <w:rStyle w:val="Hyperlink"/>
                <w:noProof/>
              </w:rPr>
              <w:t>Goal 2</w:t>
            </w:r>
            <w:r>
              <w:rPr>
                <w:noProof/>
                <w:webHidden/>
              </w:rPr>
              <w:tab/>
            </w:r>
            <w:r>
              <w:rPr>
                <w:noProof/>
                <w:webHidden/>
              </w:rPr>
              <w:fldChar w:fldCharType="begin"/>
            </w:r>
            <w:r>
              <w:rPr>
                <w:noProof/>
                <w:webHidden/>
              </w:rPr>
              <w:instrText xml:space="preserve"> PAGEREF _Toc32680038 \h </w:instrText>
            </w:r>
            <w:r>
              <w:rPr>
                <w:noProof/>
                <w:webHidden/>
              </w:rPr>
            </w:r>
            <w:r>
              <w:rPr>
                <w:noProof/>
                <w:webHidden/>
              </w:rPr>
              <w:fldChar w:fldCharType="separate"/>
            </w:r>
            <w:r>
              <w:rPr>
                <w:noProof/>
                <w:webHidden/>
              </w:rPr>
              <w:t>15</w:t>
            </w:r>
            <w:r>
              <w:rPr>
                <w:noProof/>
                <w:webHidden/>
              </w:rPr>
              <w:fldChar w:fldCharType="end"/>
            </w:r>
          </w:hyperlink>
        </w:p>
        <w:p w14:paraId="312B2814" w14:textId="028DD28A" w:rsidR="00AC1861" w:rsidRDefault="00AC1861">
          <w:pPr>
            <w:pStyle w:val="TOC3"/>
            <w:tabs>
              <w:tab w:val="right" w:leader="dot" w:pos="9016"/>
            </w:tabs>
            <w:rPr>
              <w:rFonts w:asciiTheme="minorHAnsi" w:eastAsiaTheme="minorEastAsia" w:hAnsiTheme="minorHAnsi"/>
              <w:noProof/>
              <w:color w:val="auto"/>
              <w:lang w:eastAsia="en-AU"/>
            </w:rPr>
          </w:pPr>
          <w:hyperlink w:anchor="_Toc32680039" w:history="1">
            <w:r w:rsidRPr="00C35D63">
              <w:rPr>
                <w:rStyle w:val="Hyperlink"/>
                <w:noProof/>
              </w:rPr>
              <w:t>Goal 3</w:t>
            </w:r>
            <w:r>
              <w:rPr>
                <w:noProof/>
                <w:webHidden/>
              </w:rPr>
              <w:tab/>
            </w:r>
            <w:r>
              <w:rPr>
                <w:noProof/>
                <w:webHidden/>
              </w:rPr>
              <w:fldChar w:fldCharType="begin"/>
            </w:r>
            <w:r>
              <w:rPr>
                <w:noProof/>
                <w:webHidden/>
              </w:rPr>
              <w:instrText xml:space="preserve"> PAGEREF _Toc32680039 \h </w:instrText>
            </w:r>
            <w:r>
              <w:rPr>
                <w:noProof/>
                <w:webHidden/>
              </w:rPr>
            </w:r>
            <w:r>
              <w:rPr>
                <w:noProof/>
                <w:webHidden/>
              </w:rPr>
              <w:fldChar w:fldCharType="separate"/>
            </w:r>
            <w:r>
              <w:rPr>
                <w:noProof/>
                <w:webHidden/>
              </w:rPr>
              <w:t>15</w:t>
            </w:r>
            <w:r>
              <w:rPr>
                <w:noProof/>
                <w:webHidden/>
              </w:rPr>
              <w:fldChar w:fldCharType="end"/>
            </w:r>
          </w:hyperlink>
        </w:p>
        <w:p w14:paraId="5FAD5A82" w14:textId="23687685" w:rsidR="00AC1861" w:rsidRDefault="00AC1861">
          <w:pPr>
            <w:pStyle w:val="TOC3"/>
            <w:tabs>
              <w:tab w:val="right" w:leader="dot" w:pos="9016"/>
            </w:tabs>
            <w:rPr>
              <w:rFonts w:asciiTheme="minorHAnsi" w:eastAsiaTheme="minorEastAsia" w:hAnsiTheme="minorHAnsi"/>
              <w:noProof/>
              <w:color w:val="auto"/>
              <w:lang w:eastAsia="en-AU"/>
            </w:rPr>
          </w:pPr>
          <w:hyperlink w:anchor="_Toc32680040" w:history="1">
            <w:r w:rsidRPr="00C35D63">
              <w:rPr>
                <w:rStyle w:val="Hyperlink"/>
                <w:noProof/>
              </w:rPr>
              <w:t>Goal 4</w:t>
            </w:r>
            <w:r>
              <w:rPr>
                <w:noProof/>
                <w:webHidden/>
              </w:rPr>
              <w:tab/>
            </w:r>
            <w:r>
              <w:rPr>
                <w:noProof/>
                <w:webHidden/>
              </w:rPr>
              <w:fldChar w:fldCharType="begin"/>
            </w:r>
            <w:r>
              <w:rPr>
                <w:noProof/>
                <w:webHidden/>
              </w:rPr>
              <w:instrText xml:space="preserve"> PAGEREF _Toc32680040 \h </w:instrText>
            </w:r>
            <w:r>
              <w:rPr>
                <w:noProof/>
                <w:webHidden/>
              </w:rPr>
            </w:r>
            <w:r>
              <w:rPr>
                <w:noProof/>
                <w:webHidden/>
              </w:rPr>
              <w:fldChar w:fldCharType="separate"/>
            </w:r>
            <w:r>
              <w:rPr>
                <w:noProof/>
                <w:webHidden/>
              </w:rPr>
              <w:t>15</w:t>
            </w:r>
            <w:r>
              <w:rPr>
                <w:noProof/>
                <w:webHidden/>
              </w:rPr>
              <w:fldChar w:fldCharType="end"/>
            </w:r>
          </w:hyperlink>
        </w:p>
        <w:p w14:paraId="187625DD" w14:textId="2B6F3528" w:rsidR="00AC1861" w:rsidRDefault="00AC1861">
          <w:pPr>
            <w:pStyle w:val="TOC3"/>
            <w:tabs>
              <w:tab w:val="right" w:leader="dot" w:pos="9016"/>
            </w:tabs>
            <w:rPr>
              <w:rFonts w:asciiTheme="minorHAnsi" w:eastAsiaTheme="minorEastAsia" w:hAnsiTheme="minorHAnsi"/>
              <w:noProof/>
              <w:color w:val="auto"/>
              <w:lang w:eastAsia="en-AU"/>
            </w:rPr>
          </w:pPr>
          <w:hyperlink w:anchor="_Toc32680041" w:history="1">
            <w:r w:rsidRPr="00C35D63">
              <w:rPr>
                <w:rStyle w:val="Hyperlink"/>
                <w:noProof/>
              </w:rPr>
              <w:t>Goal 5</w:t>
            </w:r>
            <w:r>
              <w:rPr>
                <w:noProof/>
                <w:webHidden/>
              </w:rPr>
              <w:tab/>
            </w:r>
            <w:r>
              <w:rPr>
                <w:noProof/>
                <w:webHidden/>
              </w:rPr>
              <w:fldChar w:fldCharType="begin"/>
            </w:r>
            <w:r>
              <w:rPr>
                <w:noProof/>
                <w:webHidden/>
              </w:rPr>
              <w:instrText xml:space="preserve"> PAGEREF _Toc32680041 \h </w:instrText>
            </w:r>
            <w:r>
              <w:rPr>
                <w:noProof/>
                <w:webHidden/>
              </w:rPr>
            </w:r>
            <w:r>
              <w:rPr>
                <w:noProof/>
                <w:webHidden/>
              </w:rPr>
              <w:fldChar w:fldCharType="separate"/>
            </w:r>
            <w:r>
              <w:rPr>
                <w:noProof/>
                <w:webHidden/>
              </w:rPr>
              <w:t>15</w:t>
            </w:r>
            <w:r>
              <w:rPr>
                <w:noProof/>
                <w:webHidden/>
              </w:rPr>
              <w:fldChar w:fldCharType="end"/>
            </w:r>
          </w:hyperlink>
        </w:p>
        <w:p w14:paraId="079753B3" w14:textId="4732F00E" w:rsidR="00AC1861" w:rsidRDefault="00AC1861">
          <w:pPr>
            <w:pStyle w:val="TOC3"/>
            <w:tabs>
              <w:tab w:val="right" w:leader="dot" w:pos="9016"/>
            </w:tabs>
            <w:rPr>
              <w:rFonts w:asciiTheme="minorHAnsi" w:eastAsiaTheme="minorEastAsia" w:hAnsiTheme="minorHAnsi"/>
              <w:noProof/>
              <w:color w:val="auto"/>
              <w:lang w:eastAsia="en-AU"/>
            </w:rPr>
          </w:pPr>
          <w:hyperlink w:anchor="_Toc32680042" w:history="1">
            <w:r w:rsidRPr="00C35D63">
              <w:rPr>
                <w:rStyle w:val="Hyperlink"/>
                <w:noProof/>
              </w:rPr>
              <w:t>Plans and Progress</w:t>
            </w:r>
            <w:r>
              <w:rPr>
                <w:noProof/>
                <w:webHidden/>
              </w:rPr>
              <w:tab/>
            </w:r>
            <w:r>
              <w:rPr>
                <w:noProof/>
                <w:webHidden/>
              </w:rPr>
              <w:fldChar w:fldCharType="begin"/>
            </w:r>
            <w:r>
              <w:rPr>
                <w:noProof/>
                <w:webHidden/>
              </w:rPr>
              <w:instrText xml:space="preserve"> PAGEREF _Toc32680042 \h </w:instrText>
            </w:r>
            <w:r>
              <w:rPr>
                <w:noProof/>
                <w:webHidden/>
              </w:rPr>
            </w:r>
            <w:r>
              <w:rPr>
                <w:noProof/>
                <w:webHidden/>
              </w:rPr>
              <w:fldChar w:fldCharType="separate"/>
            </w:r>
            <w:r>
              <w:rPr>
                <w:noProof/>
                <w:webHidden/>
              </w:rPr>
              <w:t>16</w:t>
            </w:r>
            <w:r>
              <w:rPr>
                <w:noProof/>
                <w:webHidden/>
              </w:rPr>
              <w:fldChar w:fldCharType="end"/>
            </w:r>
          </w:hyperlink>
        </w:p>
        <w:p w14:paraId="5372A748" w14:textId="0FAC469B" w:rsidR="00AC1861" w:rsidRDefault="00AC1861">
          <w:pPr>
            <w:pStyle w:val="TOC3"/>
            <w:tabs>
              <w:tab w:val="right" w:leader="dot" w:pos="9016"/>
            </w:tabs>
            <w:rPr>
              <w:rFonts w:asciiTheme="minorHAnsi" w:eastAsiaTheme="minorEastAsia" w:hAnsiTheme="minorHAnsi"/>
              <w:noProof/>
              <w:color w:val="auto"/>
              <w:lang w:eastAsia="en-AU"/>
            </w:rPr>
          </w:pPr>
          <w:hyperlink w:anchor="_Toc32680043" w:history="1">
            <w:r w:rsidRPr="00C35D63">
              <w:rPr>
                <w:rStyle w:val="Hyperlink"/>
                <w:noProof/>
              </w:rPr>
              <w:t>Background notes and dead ends.</w:t>
            </w:r>
            <w:r>
              <w:rPr>
                <w:noProof/>
                <w:webHidden/>
              </w:rPr>
              <w:tab/>
            </w:r>
            <w:r>
              <w:rPr>
                <w:noProof/>
                <w:webHidden/>
              </w:rPr>
              <w:fldChar w:fldCharType="begin"/>
            </w:r>
            <w:r>
              <w:rPr>
                <w:noProof/>
                <w:webHidden/>
              </w:rPr>
              <w:instrText xml:space="preserve"> PAGEREF _Toc32680043 \h </w:instrText>
            </w:r>
            <w:r>
              <w:rPr>
                <w:noProof/>
                <w:webHidden/>
              </w:rPr>
            </w:r>
            <w:r>
              <w:rPr>
                <w:noProof/>
                <w:webHidden/>
              </w:rPr>
              <w:fldChar w:fldCharType="separate"/>
            </w:r>
            <w:r>
              <w:rPr>
                <w:noProof/>
                <w:webHidden/>
              </w:rPr>
              <w:t>19</w:t>
            </w:r>
            <w:r>
              <w:rPr>
                <w:noProof/>
                <w:webHidden/>
              </w:rPr>
              <w:fldChar w:fldCharType="end"/>
            </w:r>
          </w:hyperlink>
        </w:p>
        <w:p w14:paraId="70886A44" w14:textId="33F5F7E8" w:rsidR="00AC1861" w:rsidRDefault="00AC1861">
          <w:pPr>
            <w:pStyle w:val="TOC3"/>
            <w:tabs>
              <w:tab w:val="right" w:leader="dot" w:pos="9016"/>
            </w:tabs>
            <w:rPr>
              <w:rFonts w:asciiTheme="minorHAnsi" w:eastAsiaTheme="minorEastAsia" w:hAnsiTheme="minorHAnsi"/>
              <w:noProof/>
              <w:color w:val="auto"/>
              <w:lang w:eastAsia="en-AU"/>
            </w:rPr>
          </w:pPr>
          <w:hyperlink w:anchor="_Toc32680044" w:history="1">
            <w:r w:rsidRPr="00C35D63">
              <w:rPr>
                <w:rStyle w:val="Hyperlink"/>
                <w:noProof/>
              </w:rPr>
              <w:t>Roles</w:t>
            </w:r>
            <w:r>
              <w:rPr>
                <w:noProof/>
                <w:webHidden/>
              </w:rPr>
              <w:tab/>
            </w:r>
            <w:r>
              <w:rPr>
                <w:noProof/>
                <w:webHidden/>
              </w:rPr>
              <w:fldChar w:fldCharType="begin"/>
            </w:r>
            <w:r>
              <w:rPr>
                <w:noProof/>
                <w:webHidden/>
              </w:rPr>
              <w:instrText xml:space="preserve"> PAGEREF _Toc32680044 \h </w:instrText>
            </w:r>
            <w:r>
              <w:rPr>
                <w:noProof/>
                <w:webHidden/>
              </w:rPr>
            </w:r>
            <w:r>
              <w:rPr>
                <w:noProof/>
                <w:webHidden/>
              </w:rPr>
              <w:fldChar w:fldCharType="separate"/>
            </w:r>
            <w:r>
              <w:rPr>
                <w:noProof/>
                <w:webHidden/>
              </w:rPr>
              <w:t>20</w:t>
            </w:r>
            <w:r>
              <w:rPr>
                <w:noProof/>
                <w:webHidden/>
              </w:rPr>
              <w:fldChar w:fldCharType="end"/>
            </w:r>
          </w:hyperlink>
        </w:p>
        <w:p w14:paraId="3C61AF3C" w14:textId="3ECACB50" w:rsidR="00AC1861" w:rsidRDefault="00AC1861">
          <w:pPr>
            <w:pStyle w:val="TOC3"/>
            <w:tabs>
              <w:tab w:val="right" w:leader="dot" w:pos="9016"/>
            </w:tabs>
            <w:rPr>
              <w:rFonts w:asciiTheme="minorHAnsi" w:eastAsiaTheme="minorEastAsia" w:hAnsiTheme="minorHAnsi"/>
              <w:noProof/>
              <w:color w:val="auto"/>
              <w:lang w:eastAsia="en-AU"/>
            </w:rPr>
          </w:pPr>
          <w:hyperlink w:anchor="_Toc32680045" w:history="1">
            <w:r w:rsidRPr="00C35D63">
              <w:rPr>
                <w:rStyle w:val="Hyperlink"/>
                <w:noProof/>
              </w:rPr>
              <w:t>Scope and Limits</w:t>
            </w:r>
            <w:r>
              <w:rPr>
                <w:noProof/>
                <w:webHidden/>
              </w:rPr>
              <w:tab/>
            </w:r>
            <w:r>
              <w:rPr>
                <w:noProof/>
                <w:webHidden/>
              </w:rPr>
              <w:fldChar w:fldCharType="begin"/>
            </w:r>
            <w:r>
              <w:rPr>
                <w:noProof/>
                <w:webHidden/>
              </w:rPr>
              <w:instrText xml:space="preserve"> PAGEREF _Toc32680045 \h </w:instrText>
            </w:r>
            <w:r>
              <w:rPr>
                <w:noProof/>
                <w:webHidden/>
              </w:rPr>
            </w:r>
            <w:r>
              <w:rPr>
                <w:noProof/>
                <w:webHidden/>
              </w:rPr>
              <w:fldChar w:fldCharType="separate"/>
            </w:r>
            <w:r>
              <w:rPr>
                <w:noProof/>
                <w:webHidden/>
              </w:rPr>
              <w:t>21</w:t>
            </w:r>
            <w:r>
              <w:rPr>
                <w:noProof/>
                <w:webHidden/>
              </w:rPr>
              <w:fldChar w:fldCharType="end"/>
            </w:r>
          </w:hyperlink>
        </w:p>
        <w:p w14:paraId="0A8C6672" w14:textId="52B65BFE" w:rsidR="00AC1861" w:rsidRDefault="00AC1861">
          <w:pPr>
            <w:pStyle w:val="TOC3"/>
            <w:tabs>
              <w:tab w:val="right" w:leader="dot" w:pos="9016"/>
            </w:tabs>
            <w:rPr>
              <w:rFonts w:asciiTheme="minorHAnsi" w:eastAsiaTheme="minorEastAsia" w:hAnsiTheme="minorHAnsi"/>
              <w:noProof/>
              <w:color w:val="auto"/>
              <w:lang w:eastAsia="en-AU"/>
            </w:rPr>
          </w:pPr>
          <w:hyperlink w:anchor="_Toc32680046" w:history="1">
            <w:r w:rsidRPr="00C35D63">
              <w:rPr>
                <w:rStyle w:val="Hyperlink"/>
                <w:noProof/>
              </w:rPr>
              <w:t>Tools and Technologies</w:t>
            </w:r>
            <w:r>
              <w:rPr>
                <w:noProof/>
                <w:webHidden/>
              </w:rPr>
              <w:tab/>
            </w:r>
            <w:r>
              <w:rPr>
                <w:noProof/>
                <w:webHidden/>
              </w:rPr>
              <w:fldChar w:fldCharType="begin"/>
            </w:r>
            <w:r>
              <w:rPr>
                <w:noProof/>
                <w:webHidden/>
              </w:rPr>
              <w:instrText xml:space="preserve"> PAGEREF _Toc32680046 \h </w:instrText>
            </w:r>
            <w:r>
              <w:rPr>
                <w:noProof/>
                <w:webHidden/>
              </w:rPr>
            </w:r>
            <w:r>
              <w:rPr>
                <w:noProof/>
                <w:webHidden/>
              </w:rPr>
              <w:fldChar w:fldCharType="separate"/>
            </w:r>
            <w:r>
              <w:rPr>
                <w:noProof/>
                <w:webHidden/>
              </w:rPr>
              <w:t>22</w:t>
            </w:r>
            <w:r>
              <w:rPr>
                <w:noProof/>
                <w:webHidden/>
              </w:rPr>
              <w:fldChar w:fldCharType="end"/>
            </w:r>
          </w:hyperlink>
        </w:p>
        <w:p w14:paraId="4742C821" w14:textId="14AAC053" w:rsidR="00AC1861" w:rsidRDefault="00AC1861">
          <w:pPr>
            <w:pStyle w:val="TOC3"/>
            <w:tabs>
              <w:tab w:val="right" w:leader="dot" w:pos="9016"/>
            </w:tabs>
            <w:rPr>
              <w:rFonts w:asciiTheme="minorHAnsi" w:eastAsiaTheme="minorEastAsia" w:hAnsiTheme="minorHAnsi"/>
              <w:noProof/>
              <w:color w:val="auto"/>
              <w:lang w:eastAsia="en-AU"/>
            </w:rPr>
          </w:pPr>
          <w:hyperlink w:anchor="_Toc32680047" w:history="1">
            <w:r w:rsidRPr="00C35D63">
              <w:rPr>
                <w:rStyle w:val="Hyperlink"/>
                <w:noProof/>
              </w:rPr>
              <w:t>Testing</w:t>
            </w:r>
            <w:r>
              <w:rPr>
                <w:noProof/>
                <w:webHidden/>
              </w:rPr>
              <w:tab/>
            </w:r>
            <w:r>
              <w:rPr>
                <w:noProof/>
                <w:webHidden/>
              </w:rPr>
              <w:fldChar w:fldCharType="begin"/>
            </w:r>
            <w:r>
              <w:rPr>
                <w:noProof/>
                <w:webHidden/>
              </w:rPr>
              <w:instrText xml:space="preserve"> PAGEREF _Toc32680047 \h </w:instrText>
            </w:r>
            <w:r>
              <w:rPr>
                <w:noProof/>
                <w:webHidden/>
              </w:rPr>
            </w:r>
            <w:r>
              <w:rPr>
                <w:noProof/>
                <w:webHidden/>
              </w:rPr>
              <w:fldChar w:fldCharType="separate"/>
            </w:r>
            <w:r>
              <w:rPr>
                <w:noProof/>
                <w:webHidden/>
              </w:rPr>
              <w:t>23</w:t>
            </w:r>
            <w:r>
              <w:rPr>
                <w:noProof/>
                <w:webHidden/>
              </w:rPr>
              <w:fldChar w:fldCharType="end"/>
            </w:r>
          </w:hyperlink>
        </w:p>
        <w:p w14:paraId="680473FA" w14:textId="1E5256E0" w:rsidR="00AC1861" w:rsidRDefault="00AC1861">
          <w:pPr>
            <w:pStyle w:val="TOC3"/>
            <w:tabs>
              <w:tab w:val="right" w:leader="dot" w:pos="9016"/>
            </w:tabs>
            <w:rPr>
              <w:rFonts w:asciiTheme="minorHAnsi" w:eastAsiaTheme="minorEastAsia" w:hAnsiTheme="minorHAnsi"/>
              <w:noProof/>
              <w:color w:val="auto"/>
              <w:lang w:eastAsia="en-AU"/>
            </w:rPr>
          </w:pPr>
          <w:hyperlink w:anchor="_Toc32680048" w:history="1">
            <w:r w:rsidRPr="00C35D63">
              <w:rPr>
                <w:rStyle w:val="Hyperlink"/>
                <w:noProof/>
              </w:rPr>
              <w:t>Timeframe</w:t>
            </w:r>
            <w:r>
              <w:rPr>
                <w:noProof/>
                <w:webHidden/>
              </w:rPr>
              <w:tab/>
            </w:r>
            <w:r>
              <w:rPr>
                <w:noProof/>
                <w:webHidden/>
              </w:rPr>
              <w:fldChar w:fldCharType="begin"/>
            </w:r>
            <w:r>
              <w:rPr>
                <w:noProof/>
                <w:webHidden/>
              </w:rPr>
              <w:instrText xml:space="preserve"> PAGEREF _Toc32680048 \h </w:instrText>
            </w:r>
            <w:r>
              <w:rPr>
                <w:noProof/>
                <w:webHidden/>
              </w:rPr>
            </w:r>
            <w:r>
              <w:rPr>
                <w:noProof/>
                <w:webHidden/>
              </w:rPr>
              <w:fldChar w:fldCharType="separate"/>
            </w:r>
            <w:r>
              <w:rPr>
                <w:noProof/>
                <w:webHidden/>
              </w:rPr>
              <w:t>24</w:t>
            </w:r>
            <w:r>
              <w:rPr>
                <w:noProof/>
                <w:webHidden/>
              </w:rPr>
              <w:fldChar w:fldCharType="end"/>
            </w:r>
          </w:hyperlink>
        </w:p>
        <w:p w14:paraId="0DE21D6F" w14:textId="6BA57076" w:rsidR="00AC1861" w:rsidRDefault="00AC1861">
          <w:pPr>
            <w:pStyle w:val="TOC3"/>
            <w:tabs>
              <w:tab w:val="right" w:leader="dot" w:pos="9016"/>
            </w:tabs>
            <w:rPr>
              <w:rFonts w:asciiTheme="minorHAnsi" w:eastAsiaTheme="minorEastAsia" w:hAnsiTheme="minorHAnsi"/>
              <w:noProof/>
              <w:color w:val="auto"/>
              <w:lang w:eastAsia="en-AU"/>
            </w:rPr>
          </w:pPr>
          <w:hyperlink w:anchor="_Toc32680049" w:history="1">
            <w:r w:rsidRPr="00C35D63">
              <w:rPr>
                <w:rStyle w:val="Hyperlink"/>
                <w:noProof/>
              </w:rPr>
              <w:t>Risks</w:t>
            </w:r>
            <w:r>
              <w:rPr>
                <w:noProof/>
                <w:webHidden/>
              </w:rPr>
              <w:tab/>
            </w:r>
            <w:r>
              <w:rPr>
                <w:noProof/>
                <w:webHidden/>
              </w:rPr>
              <w:fldChar w:fldCharType="begin"/>
            </w:r>
            <w:r>
              <w:rPr>
                <w:noProof/>
                <w:webHidden/>
              </w:rPr>
              <w:instrText xml:space="preserve"> PAGEREF _Toc32680049 \h </w:instrText>
            </w:r>
            <w:r>
              <w:rPr>
                <w:noProof/>
                <w:webHidden/>
              </w:rPr>
            </w:r>
            <w:r>
              <w:rPr>
                <w:noProof/>
                <w:webHidden/>
              </w:rPr>
              <w:fldChar w:fldCharType="separate"/>
            </w:r>
            <w:r>
              <w:rPr>
                <w:noProof/>
                <w:webHidden/>
              </w:rPr>
              <w:t>25</w:t>
            </w:r>
            <w:r>
              <w:rPr>
                <w:noProof/>
                <w:webHidden/>
              </w:rPr>
              <w:fldChar w:fldCharType="end"/>
            </w:r>
          </w:hyperlink>
        </w:p>
        <w:p w14:paraId="368FD61C" w14:textId="496B387A" w:rsidR="00AC1861" w:rsidRDefault="00AC1861">
          <w:pPr>
            <w:pStyle w:val="TOC3"/>
            <w:tabs>
              <w:tab w:val="right" w:leader="dot" w:pos="9016"/>
            </w:tabs>
            <w:rPr>
              <w:rFonts w:asciiTheme="minorHAnsi" w:eastAsiaTheme="minorEastAsia" w:hAnsiTheme="minorHAnsi"/>
              <w:noProof/>
              <w:color w:val="auto"/>
              <w:lang w:eastAsia="en-AU"/>
            </w:rPr>
          </w:pPr>
          <w:hyperlink w:anchor="_Toc32680050" w:history="1">
            <w:r w:rsidRPr="00C35D63">
              <w:rPr>
                <w:rStyle w:val="Hyperlink"/>
                <w:noProof/>
              </w:rPr>
              <w:t>Group Process and Communication</w:t>
            </w:r>
            <w:r>
              <w:rPr>
                <w:noProof/>
                <w:webHidden/>
              </w:rPr>
              <w:tab/>
            </w:r>
            <w:r>
              <w:rPr>
                <w:noProof/>
                <w:webHidden/>
              </w:rPr>
              <w:fldChar w:fldCharType="begin"/>
            </w:r>
            <w:r>
              <w:rPr>
                <w:noProof/>
                <w:webHidden/>
              </w:rPr>
              <w:instrText xml:space="preserve"> PAGEREF _Toc32680050 \h </w:instrText>
            </w:r>
            <w:r>
              <w:rPr>
                <w:noProof/>
                <w:webHidden/>
              </w:rPr>
            </w:r>
            <w:r>
              <w:rPr>
                <w:noProof/>
                <w:webHidden/>
              </w:rPr>
              <w:fldChar w:fldCharType="separate"/>
            </w:r>
            <w:r>
              <w:rPr>
                <w:noProof/>
                <w:webHidden/>
              </w:rPr>
              <w:t>27</w:t>
            </w:r>
            <w:r>
              <w:rPr>
                <w:noProof/>
                <w:webHidden/>
              </w:rPr>
              <w:fldChar w:fldCharType="end"/>
            </w:r>
          </w:hyperlink>
        </w:p>
        <w:p w14:paraId="4715BF25" w14:textId="177D0BC9" w:rsidR="00AC1861" w:rsidRDefault="00AC1861">
          <w:pPr>
            <w:pStyle w:val="TOC3"/>
            <w:tabs>
              <w:tab w:val="right" w:leader="dot" w:pos="9016"/>
            </w:tabs>
            <w:rPr>
              <w:rFonts w:asciiTheme="minorHAnsi" w:eastAsiaTheme="minorEastAsia" w:hAnsiTheme="minorHAnsi"/>
              <w:noProof/>
              <w:color w:val="auto"/>
              <w:lang w:eastAsia="en-AU"/>
            </w:rPr>
          </w:pPr>
          <w:hyperlink w:anchor="_Toc32680051" w:history="1">
            <w:r w:rsidRPr="00C35D63">
              <w:rPr>
                <w:rStyle w:val="Hyperlink"/>
                <w:noProof/>
              </w:rPr>
              <w:t>Skills and Jobs</w:t>
            </w:r>
            <w:r>
              <w:rPr>
                <w:noProof/>
                <w:webHidden/>
              </w:rPr>
              <w:tab/>
            </w:r>
            <w:r>
              <w:rPr>
                <w:noProof/>
                <w:webHidden/>
              </w:rPr>
              <w:fldChar w:fldCharType="begin"/>
            </w:r>
            <w:r>
              <w:rPr>
                <w:noProof/>
                <w:webHidden/>
              </w:rPr>
              <w:instrText xml:space="preserve"> PAGEREF _Toc32680051 \h </w:instrText>
            </w:r>
            <w:r>
              <w:rPr>
                <w:noProof/>
                <w:webHidden/>
              </w:rPr>
            </w:r>
            <w:r>
              <w:rPr>
                <w:noProof/>
                <w:webHidden/>
              </w:rPr>
              <w:fldChar w:fldCharType="separate"/>
            </w:r>
            <w:r>
              <w:rPr>
                <w:noProof/>
                <w:webHidden/>
              </w:rPr>
              <w:t>28</w:t>
            </w:r>
            <w:r>
              <w:rPr>
                <w:noProof/>
                <w:webHidden/>
              </w:rPr>
              <w:fldChar w:fldCharType="end"/>
            </w:r>
          </w:hyperlink>
        </w:p>
        <w:p w14:paraId="2852D984" w14:textId="7133CF56" w:rsidR="00AC1861" w:rsidRDefault="00AC1861">
          <w:pPr>
            <w:pStyle w:val="TOC2"/>
            <w:tabs>
              <w:tab w:val="right" w:leader="dot" w:pos="9016"/>
            </w:tabs>
            <w:rPr>
              <w:rFonts w:asciiTheme="minorHAnsi" w:eastAsiaTheme="minorEastAsia" w:hAnsiTheme="minorHAnsi"/>
              <w:noProof/>
              <w:color w:val="auto"/>
              <w:lang w:eastAsia="en-AU"/>
            </w:rPr>
          </w:pPr>
          <w:hyperlink w:anchor="_Toc32680052" w:history="1">
            <w:r w:rsidRPr="00C35D63">
              <w:rPr>
                <w:rStyle w:val="Hyperlink"/>
                <w:noProof/>
              </w:rPr>
              <w:t>Group Reflection</w:t>
            </w:r>
            <w:r>
              <w:rPr>
                <w:noProof/>
                <w:webHidden/>
              </w:rPr>
              <w:tab/>
            </w:r>
            <w:r>
              <w:rPr>
                <w:noProof/>
                <w:webHidden/>
              </w:rPr>
              <w:fldChar w:fldCharType="begin"/>
            </w:r>
            <w:r>
              <w:rPr>
                <w:noProof/>
                <w:webHidden/>
              </w:rPr>
              <w:instrText xml:space="preserve"> PAGEREF _Toc32680052 \h </w:instrText>
            </w:r>
            <w:r>
              <w:rPr>
                <w:noProof/>
                <w:webHidden/>
              </w:rPr>
            </w:r>
            <w:r>
              <w:rPr>
                <w:noProof/>
                <w:webHidden/>
              </w:rPr>
              <w:fldChar w:fldCharType="separate"/>
            </w:r>
            <w:r>
              <w:rPr>
                <w:noProof/>
                <w:webHidden/>
              </w:rPr>
              <w:t>33</w:t>
            </w:r>
            <w:r>
              <w:rPr>
                <w:noProof/>
                <w:webHidden/>
              </w:rPr>
              <w:fldChar w:fldCharType="end"/>
            </w:r>
          </w:hyperlink>
        </w:p>
        <w:p w14:paraId="0D6F6616" w14:textId="5CB38F55" w:rsidR="00AC1861" w:rsidRDefault="00AC1861">
          <w:pPr>
            <w:pStyle w:val="TOC1"/>
            <w:tabs>
              <w:tab w:val="right" w:leader="dot" w:pos="9016"/>
            </w:tabs>
            <w:rPr>
              <w:rFonts w:asciiTheme="minorHAnsi" w:eastAsiaTheme="minorEastAsia" w:hAnsiTheme="minorHAnsi"/>
              <w:noProof/>
              <w:color w:val="auto"/>
              <w:lang w:eastAsia="en-AU"/>
            </w:rPr>
          </w:pPr>
          <w:hyperlink w:anchor="_Toc32680053" w:history="1">
            <w:r w:rsidRPr="00C35D63">
              <w:rPr>
                <w:rStyle w:val="Hyperlink"/>
                <w:noProof/>
              </w:rPr>
              <w:t>References</w:t>
            </w:r>
            <w:r>
              <w:rPr>
                <w:noProof/>
                <w:webHidden/>
              </w:rPr>
              <w:tab/>
            </w:r>
            <w:r>
              <w:rPr>
                <w:noProof/>
                <w:webHidden/>
              </w:rPr>
              <w:fldChar w:fldCharType="begin"/>
            </w:r>
            <w:r>
              <w:rPr>
                <w:noProof/>
                <w:webHidden/>
              </w:rPr>
              <w:instrText xml:space="preserve"> PAGEREF _Toc32680053 \h </w:instrText>
            </w:r>
            <w:r>
              <w:rPr>
                <w:noProof/>
                <w:webHidden/>
              </w:rPr>
            </w:r>
            <w:r>
              <w:rPr>
                <w:noProof/>
                <w:webHidden/>
              </w:rPr>
              <w:fldChar w:fldCharType="separate"/>
            </w:r>
            <w:r>
              <w:rPr>
                <w:noProof/>
                <w:webHidden/>
              </w:rPr>
              <w:t>35</w:t>
            </w:r>
            <w:r>
              <w:rPr>
                <w:noProof/>
                <w:webHidden/>
              </w:rPr>
              <w:fldChar w:fldCharType="end"/>
            </w:r>
          </w:hyperlink>
        </w:p>
        <w:p w14:paraId="0A989DE8" w14:textId="05AC1843"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30EE9056" w14:textId="358E2B7B" w:rsidR="004E06E3" w:rsidRDefault="004E06E3">
      <w:pPr>
        <w:rPr>
          <w:rFonts w:eastAsiaTheme="majorEastAsia" w:cstheme="majorBidi"/>
          <w:b/>
          <w:color w:val="C40827"/>
          <w:sz w:val="32"/>
          <w:szCs w:val="32"/>
        </w:rPr>
      </w:pPr>
    </w:p>
    <w:p w14:paraId="1452056C" w14:textId="5B323A2C" w:rsidR="00663667" w:rsidRPr="00663667" w:rsidRDefault="00663667" w:rsidP="00EC78D7">
      <w:pPr>
        <w:pStyle w:val="Heading1"/>
      </w:pPr>
      <w:bookmarkStart w:id="2" w:name="_Toc32680022"/>
      <w:r w:rsidRPr="00EC78D7">
        <w:lastRenderedPageBreak/>
        <w:t>Introduction</w:t>
      </w:r>
      <w:bookmarkEnd w:id="2"/>
      <w:r w:rsidRPr="00663667">
        <w:t xml:space="preserve"> </w:t>
      </w:r>
    </w:p>
    <w:p w14:paraId="221A059C" w14:textId="6994A199" w:rsidR="00495EFB" w:rsidRDefault="00495EFB" w:rsidP="00C714ED"/>
    <w:p w14:paraId="229F62BC" w14:textId="77777777" w:rsidR="006F08BB" w:rsidRDefault="001846B3" w:rsidP="007B1B54">
      <w:r>
        <w:t xml:space="preserve">With the growth in </w:t>
      </w:r>
      <w:ins w:id="3" w:author="Brian Dean" w:date="2020-02-06T12:02:00Z">
        <w:r w:rsidR="00B97E13">
          <w:t xml:space="preserve">high-rise living, balcony gardens are becoming </w:t>
        </w:r>
      </w:ins>
      <w:r>
        <w:t>increasingly popular</w:t>
      </w:r>
      <w:ins w:id="4" w:author="Brian Dean" w:date="2020-02-06T12:02:00Z">
        <w:r w:rsidR="00B97E13">
          <w:t>. (</w:t>
        </w:r>
        <w:r w:rsidR="00B97E13">
          <w:rPr>
            <w:i/>
            <w:iCs/>
          </w:rPr>
          <w:t>As the popularity of apartment living increases, downsizing a garden becomes a new challenge - ABC News (Australian Broadcasting Corporation)</w:t>
        </w:r>
        <w:r w:rsidR="00B97E13">
          <w:t>, no date)</w:t>
        </w:r>
      </w:ins>
      <w:r w:rsidR="006F08BB">
        <w:t>. Science recognises that p</w:t>
      </w:r>
      <w:ins w:id="5" w:author="Brian Dean" w:date="2020-02-06T12:02:00Z">
        <w:r w:rsidR="00A40696">
          <w:t>lants contribute to reducing the amount of toxins in the air and provide benefits to mental health and reduced stress</w:t>
        </w:r>
      </w:ins>
      <w:ins w:id="6" w:author="Brian Dean" w:date="2020-02-09T18:09:00Z">
        <w:r w:rsidR="00366B75">
          <w:t>. Balcony gardens are entirely dependent on humans.</w:t>
        </w:r>
      </w:ins>
      <w:ins w:id="7" w:author="Brian Dean" w:date="2020-02-06T16:50:00Z">
        <w:r w:rsidR="005D704F">
          <w:t xml:space="preserve"> </w:t>
        </w:r>
        <w:r w:rsidR="00357A3B">
          <w:t>(</w:t>
        </w:r>
        <w:r w:rsidR="00357A3B">
          <w:rPr>
            <w:i/>
            <w:iCs/>
          </w:rPr>
          <w:t>How a pot plant or five is good for you | Pursuit by The University of Melbourne</w:t>
        </w:r>
        <w:r w:rsidR="00357A3B">
          <w:t>, no date</w:t>
        </w:r>
      </w:ins>
      <w:ins w:id="8" w:author="Brian Dean" w:date="2020-02-09T18:09:00Z">
        <w:r w:rsidR="00357A3B">
          <w:t>)</w:t>
        </w:r>
      </w:ins>
      <w:ins w:id="9" w:author="Brian Dean" w:date="2020-02-06T12:02:00Z">
        <w:r w:rsidR="00357A3B">
          <w:t xml:space="preserve">. </w:t>
        </w:r>
      </w:ins>
    </w:p>
    <w:p w14:paraId="07F0D52D" w14:textId="77777777" w:rsidR="006F08BB" w:rsidRDefault="006F08BB" w:rsidP="007B1B54"/>
    <w:p w14:paraId="10447577" w14:textId="1EEF9980" w:rsidR="00080E0C" w:rsidRDefault="00A40696" w:rsidP="007B1B54">
      <w:ins w:id="10" w:author="Brian Dean" w:date="2020-02-06T12:02:00Z">
        <w:r>
          <w:t>However, m</w:t>
        </w:r>
        <w:r w:rsidR="007B1B54">
          <w:t xml:space="preserve">any </w:t>
        </w:r>
      </w:ins>
      <w:ins w:id="11" w:author="Brian Dean" w:date="2020-02-09T18:09:00Z">
        <w:r w:rsidR="00B97E13">
          <w:t>urban</w:t>
        </w:r>
      </w:ins>
      <w:del w:id="12" w:author="Brian Dean" w:date="2020-02-06T12:02:00Z">
        <w:r w:rsidR="007B1B54">
          <w:delText>Many city</w:delText>
        </w:r>
      </w:del>
      <w:r w:rsidR="007B1B54">
        <w:t xml:space="preserve"> dwellers struggle to keep their potted plants or </w:t>
      </w:r>
      <w:r w:rsidR="006F08BB">
        <w:t>balcony</w:t>
      </w:r>
      <w:r w:rsidR="007B1B54">
        <w:t xml:space="preserve"> gardens </w:t>
      </w:r>
      <w:ins w:id="13" w:author="Brian Dean" w:date="2020-02-06T12:02:00Z">
        <w:r>
          <w:t xml:space="preserve">healthy and </w:t>
        </w:r>
      </w:ins>
      <w:r w:rsidR="007B1B54">
        <w:t>alive</w:t>
      </w:r>
      <w:r>
        <w:t>.</w:t>
      </w:r>
      <w:ins w:id="14" w:author="Brian Dean" w:date="2020-02-06T12:02:00Z">
        <w:r>
          <w:t xml:space="preserve"> </w:t>
        </w:r>
        <w:r w:rsidRPr="000C622E">
          <w:rPr>
            <w:b/>
            <w:bCs/>
          </w:rPr>
          <w:t xml:space="preserve">This is </w:t>
        </w:r>
      </w:ins>
      <w:r w:rsidR="006F08BB" w:rsidRPr="000C622E">
        <w:rPr>
          <w:b/>
          <w:bCs/>
        </w:rPr>
        <w:t xml:space="preserve">why the world needs </w:t>
      </w:r>
      <w:ins w:id="15" w:author="Brian Dean" w:date="2020-02-06T12:02:00Z">
        <w:r w:rsidRPr="000C622E">
          <w:rPr>
            <w:b/>
            <w:bCs/>
          </w:rPr>
          <w:t>gardenMates.</w:t>
        </w:r>
      </w:ins>
    </w:p>
    <w:p w14:paraId="68E087E8" w14:textId="08CAC945" w:rsidR="006F08BB" w:rsidRDefault="006F08BB" w:rsidP="007B1B54"/>
    <w:p w14:paraId="66980473" w14:textId="3108974D" w:rsidR="006F08BB" w:rsidRDefault="006F08BB" w:rsidP="007B1B54">
      <w:r>
        <w:t xml:space="preserve">GardenMates is a mobile phone application that connects to one or more sensors which are placed in the soil of the pot or garden bed. The sensors measure soil moisture, soil </w:t>
      </w:r>
      <w:proofErr w:type="spellStart"/>
      <w:r>
        <w:t>ph</w:t>
      </w:r>
      <w:proofErr w:type="spellEnd"/>
      <w:r>
        <w:t>, ambient light and ambient temperature and displays this information relative to the specified plant so that would be gardeners and the non</w:t>
      </w:r>
      <w:r w:rsidR="000C622E">
        <w:t>-</w:t>
      </w:r>
      <w:r>
        <w:t>green thumbed can monitor optimum growing conditions.</w:t>
      </w:r>
    </w:p>
    <w:p w14:paraId="74F71A1F" w14:textId="46B21CB5" w:rsidR="00A40696" w:rsidRDefault="00A40696" w:rsidP="007B1B54">
      <w:pPr>
        <w:rPr>
          <w:ins w:id="16" w:author="Brian Dean" w:date="2020-02-06T12:02:00Z"/>
        </w:rPr>
      </w:pPr>
    </w:p>
    <w:p w14:paraId="6D9F97BF" w14:textId="77777777" w:rsidR="00A40696" w:rsidRDefault="00A40696" w:rsidP="007B1B54">
      <w:pPr>
        <w:rPr>
          <w:ins w:id="17" w:author="Brian Dean" w:date="2020-02-06T12:02:00Z"/>
        </w:rPr>
      </w:pPr>
      <w:ins w:id="18" w:author="Brian Dean" w:date="2020-02-06T12:02:00Z">
        <w:r>
          <w:t>In the following pages we introduce the members of the team working on this project.</w:t>
        </w:r>
      </w:ins>
    </w:p>
    <w:p w14:paraId="3A0438ED" w14:textId="066D8FEA" w:rsidR="00A40696" w:rsidRDefault="00A40696" w:rsidP="007B1B54">
      <w:pPr>
        <w:rPr>
          <w:ins w:id="19" w:author="Brian Dean" w:date="2020-02-06T12:02:00Z"/>
          <w:b/>
        </w:rPr>
      </w:pPr>
      <w:ins w:id="20" w:author="Brian Dean" w:date="2020-02-06T12:02:00Z">
        <w:r>
          <w:t xml:space="preserve">The project details including deliverables and risks, as well as discuss the project management process we have implemented. </w:t>
        </w:r>
        <w:r w:rsidR="005D704F">
          <w:t xml:space="preserve">The members of the G6 Internet Explorers team invite you to discover more about gardenMates. </w:t>
        </w:r>
        <w:r>
          <w:t xml:space="preserve"> </w:t>
        </w:r>
      </w:ins>
    </w:p>
    <w:p w14:paraId="1E6E3AB5" w14:textId="76615D47" w:rsidR="00663667" w:rsidRDefault="00663667" w:rsidP="00080E0C">
      <w:pPr>
        <w:pStyle w:val="Heading1"/>
      </w:pPr>
      <w:bookmarkStart w:id="21" w:name="_Toc32680023"/>
      <w:r>
        <w:t>Team Profile</w:t>
      </w:r>
      <w:bookmarkEnd w:id="21"/>
    </w:p>
    <w:p w14:paraId="7005BA08" w14:textId="1747DCFF" w:rsidR="00663667" w:rsidRDefault="00663667"/>
    <w:p w14:paraId="3AF5DCEE" w14:textId="5D82CC14" w:rsidR="00663667" w:rsidRDefault="00663667" w:rsidP="00CE75E1">
      <w:pPr>
        <w:pStyle w:val="Heading2"/>
      </w:pPr>
      <w:bookmarkStart w:id="22" w:name="_Toc32680024"/>
      <w:r>
        <w:t xml:space="preserve">Team </w:t>
      </w:r>
      <w:r w:rsidRPr="00CE75E1">
        <w:t>Name</w:t>
      </w:r>
      <w:bookmarkEnd w:id="22"/>
    </w:p>
    <w:p w14:paraId="7DDC0B48" w14:textId="31A13C1E" w:rsidR="00663667" w:rsidRDefault="005A20B6" w:rsidP="007B1B54">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118C07E5" w14:textId="77777777" w:rsidR="000C622E" w:rsidRDefault="000C622E" w:rsidP="007B1B54"/>
    <w:p w14:paraId="730C5DDB" w14:textId="590BB7F8" w:rsidR="00663667" w:rsidRDefault="004C0DD7" w:rsidP="004C0DD7">
      <w:pPr>
        <w:pStyle w:val="Heading2"/>
      </w:pPr>
      <w:bookmarkStart w:id="23" w:name="_Toc32680025"/>
      <w:r>
        <w:t>Personal Information</w:t>
      </w:r>
      <w:bookmarkEnd w:id="23"/>
    </w:p>
    <w:p w14:paraId="2EBC790F" w14:textId="16A917B9" w:rsidR="005A20B6" w:rsidRDefault="005A20B6" w:rsidP="00223885">
      <w:pPr>
        <w:pBdr>
          <w:bottom w:val="single" w:sz="4" w:space="1" w:color="auto"/>
        </w:pBdr>
      </w:pPr>
      <w:r>
        <w:t xml:space="preserve">My name is </w:t>
      </w:r>
      <w:r w:rsidRPr="000C622E">
        <w:rPr>
          <w:b/>
          <w:bCs/>
          <w:i/>
          <w:iCs/>
        </w:rPr>
        <w:t>Brian Dean</w:t>
      </w:r>
      <w:r>
        <w:t xml:space="preserve">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6FFFC7FB" w14:textId="77777777" w:rsidR="007B1B54" w:rsidRDefault="007B1B54" w:rsidP="007B1B54"/>
    <w:p w14:paraId="4FC491D6" w14:textId="42A7D5BB" w:rsidR="007613B0" w:rsidRDefault="007613B0" w:rsidP="00223885">
      <w:pPr>
        <w:pBdr>
          <w:bottom w:val="single" w:sz="4" w:space="1" w:color="auto"/>
        </w:pBdr>
      </w:pPr>
      <w:r>
        <w:t xml:space="preserve">My name is </w:t>
      </w:r>
      <w:r w:rsidRPr="000C622E">
        <w:rPr>
          <w:b/>
          <w:bCs/>
          <w:i/>
          <w:iCs/>
        </w:rPr>
        <w:t xml:space="preserve">Daria </w:t>
      </w:r>
      <w:proofErr w:type="spellStart"/>
      <w:r w:rsidRPr="000C622E">
        <w:rPr>
          <w:b/>
          <w:bCs/>
          <w:i/>
          <w:iCs/>
        </w:rPr>
        <w:t>Sukonnova</w:t>
      </w:r>
      <w:proofErr w:type="spellEnd"/>
      <w:r>
        <w:t>,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3BBF2FFD" w14:textId="77777777" w:rsidR="007B1B54" w:rsidRDefault="007B1B54" w:rsidP="007B1B54"/>
    <w:p w14:paraId="5A53FB8B" w14:textId="30A0DA92" w:rsidR="002B749D" w:rsidRDefault="007613B0" w:rsidP="00223885">
      <w:pPr>
        <w:pBdr>
          <w:bottom w:val="single" w:sz="4" w:space="1" w:color="auto"/>
        </w:pBdr>
      </w:pPr>
      <w:r>
        <w:lastRenderedPageBreak/>
        <w:t xml:space="preserve">My name is </w:t>
      </w:r>
      <w:r w:rsidRPr="000C622E">
        <w:rPr>
          <w:b/>
          <w:bCs/>
          <w:i/>
          <w:iCs/>
        </w:rPr>
        <w:t xml:space="preserve">Jeremy </w:t>
      </w:r>
      <w:proofErr w:type="spellStart"/>
      <w:r w:rsidRPr="000C622E">
        <w:rPr>
          <w:b/>
          <w:bCs/>
          <w:i/>
          <w:iCs/>
        </w:rPr>
        <w:t>Naupay</w:t>
      </w:r>
      <w:proofErr w:type="spellEnd"/>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ins w:id="24" w:author="Brian Dean" w:date="2020-02-10T08:06:00Z">
        <w:r>
          <w:t>a</w:t>
        </w:r>
      </w:ins>
      <w:del w:id="25" w:author="Brian Dean" w:date="2020-02-10T08:06:00Z">
        <w:r>
          <w:delText>an</w:delText>
        </w:r>
      </w:del>
      <w:r>
        <w:t xml:space="preserve">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25EDEED4" w14:textId="77777777" w:rsidR="007B1B54" w:rsidRDefault="007B1B54" w:rsidP="007B1B54"/>
    <w:p w14:paraId="168F78DA" w14:textId="4A8B8F43" w:rsidR="00232E2D" w:rsidRDefault="00232E2D" w:rsidP="007B1B54">
      <w:r>
        <w:t xml:space="preserve">My name is </w:t>
      </w:r>
      <w:r w:rsidRPr="000C622E">
        <w:rPr>
          <w:b/>
          <w:bCs/>
          <w:i/>
          <w:iCs/>
        </w:rPr>
        <w:t>Shane Thacker</w:t>
      </w:r>
      <w:r>
        <w:t xml:space="preserve">, and my current home is Toowoomba Queensland. My RMIT student number is s3827970 and </w:t>
      </w:r>
      <w:r w:rsidR="00C714ED">
        <w:t xml:space="preserve">I am a member of the G6 Internet Explorers Team. </w:t>
      </w:r>
      <w:r>
        <w:t>Born in Adelaide, I moved to Queensland when I was eighteen, where I got a 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7B1B54">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470A4E90" w14:textId="77777777" w:rsidR="00CE3948" w:rsidRDefault="00232E2D" w:rsidP="007B1B54">
      <w:r>
        <w:t xml:space="preserve">I am working towards a </w:t>
      </w:r>
      <w:r w:rsidR="007613B0">
        <w:t>Bachelor of International Business</w:t>
      </w:r>
      <w:r>
        <w:t xml:space="preserve"> where I hope to move into </w:t>
      </w:r>
    </w:p>
    <w:p w14:paraId="199E7DB2" w14:textId="530D79E6" w:rsidR="002B749D" w:rsidRDefault="00232E2D" w:rsidP="00CE3948">
      <w:pPr>
        <w:pBdr>
          <w:bottom w:val="single" w:sz="4" w:space="1" w:color="auto"/>
        </w:pBdr>
      </w:pPr>
      <w:r>
        <w:t xml:space="preserve">a management position of an </w:t>
      </w:r>
      <w:r w:rsidRPr="00CE3948">
        <w:t>international company within the next five years.</w:t>
      </w:r>
    </w:p>
    <w:p w14:paraId="29B69EDA" w14:textId="5DF8E7F6" w:rsidR="002B749D" w:rsidRDefault="002B749D" w:rsidP="00663667"/>
    <w:p w14:paraId="350E073A" w14:textId="0E7D4247" w:rsidR="0049118C" w:rsidRDefault="0049118C" w:rsidP="0049118C">
      <w:pPr>
        <w:pStyle w:val="Heading2"/>
      </w:pPr>
      <w:bookmarkStart w:id="26" w:name="_Toc29710821"/>
      <w:bookmarkStart w:id="27" w:name="_Toc32680026"/>
      <w:r>
        <w:t xml:space="preserve">Team </w:t>
      </w:r>
      <w:bookmarkEnd w:id="26"/>
      <w:r>
        <w:t>Test Results</w:t>
      </w:r>
      <w:bookmarkEnd w:id="27"/>
    </w:p>
    <w:p w14:paraId="76381E39" w14:textId="77777777" w:rsidR="0049118C" w:rsidRDefault="0049118C" w:rsidP="0049118C">
      <w:pPr>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1EC6EF6" w14:textId="77777777" w:rsidR="0049118C" w:rsidRPr="004F2EB2" w:rsidRDefault="0049118C" w:rsidP="0049118C">
      <w:pPr>
        <w:rPr>
          <w:lang w:eastAsia="en-US"/>
        </w:rPr>
      </w:pPr>
    </w:p>
    <w:p w14:paraId="4669AFC1" w14:textId="77777777" w:rsidR="0049118C" w:rsidRPr="00A06FA8" w:rsidRDefault="0049118C" w:rsidP="0049118C">
      <w:pPr>
        <w:pStyle w:val="Heading4"/>
      </w:pPr>
      <w:r w:rsidRPr="00A06FA8">
        <w:t>Meyers Briggs test</w:t>
      </w:r>
    </w:p>
    <w:p w14:paraId="5F885787" w14:textId="0464AA55" w:rsidR="0049118C" w:rsidRDefault="0049118C" w:rsidP="0049118C">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24E74444" w14:textId="77777777" w:rsidR="0049118C" w:rsidRPr="00A06FA8" w:rsidRDefault="0049118C" w:rsidP="0049118C">
      <w:pPr>
        <w:rPr>
          <w:b/>
          <w:bCs/>
          <w:sz w:val="20"/>
          <w:szCs w:val="20"/>
        </w:rPr>
      </w:pPr>
    </w:p>
    <w:p w14:paraId="0C92BCC6" w14:textId="57329FD2" w:rsidR="0049118C" w:rsidRDefault="0049118C" w:rsidP="0049118C">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4C2A2131" w14:textId="77777777" w:rsidR="0049118C" w:rsidRPr="00A06FA8" w:rsidRDefault="0049118C" w:rsidP="0049118C">
      <w:pPr>
        <w:rPr>
          <w:b/>
          <w:bCs/>
          <w:sz w:val="20"/>
          <w:szCs w:val="20"/>
        </w:rPr>
      </w:pPr>
    </w:p>
    <w:p w14:paraId="7460AC87" w14:textId="07482FD8" w:rsidR="0049118C" w:rsidRDefault="0049118C" w:rsidP="0049118C">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7760192D" w14:textId="77777777" w:rsidR="0049118C" w:rsidRPr="00A06FA8" w:rsidRDefault="0049118C" w:rsidP="0049118C">
      <w:pPr>
        <w:rPr>
          <w:b/>
          <w:bCs/>
          <w:sz w:val="20"/>
          <w:szCs w:val="20"/>
        </w:rPr>
      </w:pPr>
    </w:p>
    <w:p w14:paraId="3BC7A484" w14:textId="76645B62" w:rsidR="0049118C" w:rsidRDefault="0049118C" w:rsidP="0049118C">
      <w:pPr>
        <w:rPr>
          <w:b/>
          <w:bCs/>
          <w:sz w:val="20"/>
          <w:szCs w:val="20"/>
        </w:rPr>
      </w:pPr>
      <w:r w:rsidRPr="00A06FA8">
        <w:rPr>
          <w:b/>
          <w:bCs/>
          <w:sz w:val="20"/>
          <w:szCs w:val="20"/>
        </w:rPr>
        <w:t>Shane – ESTJ (Extraverted, Sensing, Thinking, Judging)</w:t>
      </w:r>
    </w:p>
    <w:p w14:paraId="0312A449" w14:textId="7D35245C" w:rsidR="0049118C" w:rsidRDefault="0049118C" w:rsidP="0049118C">
      <w:pPr>
        <w:rPr>
          <w:b/>
          <w:bCs/>
          <w:sz w:val="20"/>
          <w:szCs w:val="20"/>
        </w:rPr>
      </w:pPr>
    </w:p>
    <w:p w14:paraId="767A6782" w14:textId="77777777" w:rsidR="0049118C" w:rsidRPr="00A06FA8" w:rsidRDefault="0049118C" w:rsidP="0049118C">
      <w:pPr>
        <w:rPr>
          <w:sz w:val="20"/>
          <w:szCs w:val="20"/>
        </w:rPr>
      </w:pPr>
      <w:r w:rsidRPr="00A06FA8">
        <w:rPr>
          <w:b/>
          <w:bCs/>
          <w:noProof/>
        </w:rPr>
        <w:t>Cognitive functions:</w:t>
      </w:r>
    </w:p>
    <w:p w14:paraId="0074AE34" w14:textId="77777777" w:rsidR="0049118C" w:rsidRDefault="0049118C" w:rsidP="0049118C">
      <w:pPr>
        <w:jc w:val="center"/>
        <w:rPr>
          <w:noProof/>
        </w:rPr>
      </w:pPr>
      <w:r>
        <w:rPr>
          <w:noProof/>
        </w:rPr>
        <w:drawing>
          <wp:inline distT="0" distB="0" distL="0" distR="0" wp14:anchorId="174BA023" wp14:editId="4B4B2EBD">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4CEDB4" wp14:editId="0847D6E1">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0B29F7" wp14:editId="1255B35D">
            <wp:extent cx="1289714" cy="1187355"/>
            <wp:effectExtent l="0" t="0" r="5715"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CEA6F6" wp14:editId="1EE823B4">
            <wp:extent cx="1357675" cy="1200785"/>
            <wp:effectExtent l="0" t="0" r="0" b="0"/>
            <wp:docPr id="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31B3D306" w14:textId="5AB36751" w:rsidR="0049118C" w:rsidRDefault="0049118C" w:rsidP="0049118C">
      <w:pPr>
        <w:rPr>
          <w:b/>
          <w:bCs/>
          <w:sz w:val="20"/>
          <w:szCs w:val="20"/>
        </w:rPr>
      </w:pPr>
    </w:p>
    <w:p w14:paraId="2F8F7BF9" w14:textId="3CB2DDE4" w:rsidR="0049118C" w:rsidRDefault="0049118C" w:rsidP="0049118C">
      <w:pPr>
        <w:rPr>
          <w:b/>
          <w:bCs/>
          <w:sz w:val="20"/>
          <w:szCs w:val="20"/>
        </w:rPr>
      </w:pPr>
    </w:p>
    <w:p w14:paraId="34F74820" w14:textId="0D96B45E" w:rsidR="0049118C" w:rsidRDefault="0049118C" w:rsidP="0049118C">
      <w:pPr>
        <w:rPr>
          <w:b/>
          <w:bCs/>
          <w:sz w:val="20"/>
          <w:szCs w:val="20"/>
        </w:rPr>
      </w:pPr>
    </w:p>
    <w:p w14:paraId="69922B39" w14:textId="65CD3F0D" w:rsidR="0049118C" w:rsidRDefault="0049118C" w:rsidP="0049118C">
      <w:pPr>
        <w:rPr>
          <w:b/>
          <w:bCs/>
          <w:sz w:val="20"/>
          <w:szCs w:val="20"/>
        </w:rPr>
      </w:pPr>
    </w:p>
    <w:p w14:paraId="0DF8BD47" w14:textId="77777777" w:rsidR="00E804E1" w:rsidRDefault="00E804E1" w:rsidP="0049118C">
      <w:pPr>
        <w:rPr>
          <w:b/>
          <w:bCs/>
          <w:sz w:val="20"/>
          <w:szCs w:val="20"/>
        </w:rPr>
      </w:pPr>
    </w:p>
    <w:p w14:paraId="06DC4300" w14:textId="77777777" w:rsidR="0049118C" w:rsidRPr="00A06FA8" w:rsidRDefault="0049118C" w:rsidP="0049118C">
      <w:pPr>
        <w:rPr>
          <w:b/>
          <w:bCs/>
          <w:sz w:val="20"/>
          <w:szCs w:val="20"/>
        </w:rPr>
      </w:pPr>
    </w:p>
    <w:tbl>
      <w:tblPr>
        <w:tblStyle w:val="TableGrid"/>
        <w:tblW w:w="0" w:type="auto"/>
        <w:tblLook w:val="04A0" w:firstRow="1" w:lastRow="0" w:firstColumn="1" w:lastColumn="0" w:noHBand="0" w:noVBand="1"/>
      </w:tblPr>
      <w:tblGrid>
        <w:gridCol w:w="4508"/>
        <w:gridCol w:w="4508"/>
      </w:tblGrid>
      <w:tr w:rsidR="0049118C" w14:paraId="0EBDB594" w14:textId="77777777" w:rsidTr="0049118C">
        <w:tc>
          <w:tcPr>
            <w:tcW w:w="9016" w:type="dxa"/>
            <w:gridSpan w:val="2"/>
          </w:tcPr>
          <w:p w14:paraId="106BB2F9" w14:textId="2DB53BE7" w:rsidR="0049118C" w:rsidRDefault="0049118C">
            <w:pPr>
              <w:rPr>
                <w:rFonts w:eastAsiaTheme="majorEastAsia" w:cstheme="majorBidi"/>
                <w:color w:val="C40827"/>
                <w:sz w:val="26"/>
                <w:szCs w:val="26"/>
              </w:rPr>
            </w:pPr>
            <w:r>
              <w:lastRenderedPageBreak/>
              <w:t>D</w:t>
            </w:r>
            <w:r w:rsidRPr="00A06FA8">
              <w:t>escription of Personality Types:</w:t>
            </w:r>
          </w:p>
        </w:tc>
      </w:tr>
      <w:tr w:rsidR="0049118C" w14:paraId="30294DF4" w14:textId="77777777" w:rsidTr="0049118C">
        <w:tc>
          <w:tcPr>
            <w:tcW w:w="4508" w:type="dxa"/>
          </w:tcPr>
          <w:p w14:paraId="31D68800" w14:textId="77777777" w:rsidR="0049118C" w:rsidRPr="00A06FA8" w:rsidRDefault="0049118C" w:rsidP="0049118C">
            <w:pPr>
              <w:rPr>
                <w:b/>
                <w:bCs/>
                <w:sz w:val="20"/>
                <w:szCs w:val="20"/>
              </w:rPr>
            </w:pPr>
            <w:r w:rsidRPr="00A06FA8">
              <w:rPr>
                <w:b/>
                <w:bCs/>
                <w:sz w:val="20"/>
                <w:szCs w:val="20"/>
              </w:rPr>
              <w:t>INFJ</w:t>
            </w:r>
          </w:p>
          <w:p w14:paraId="0E2C4032" w14:textId="77777777" w:rsidR="0049118C" w:rsidRPr="00A06FA8" w:rsidRDefault="0049118C" w:rsidP="0049118C">
            <w:pPr>
              <w:rPr>
                <w:b/>
                <w:bCs/>
                <w:sz w:val="20"/>
                <w:szCs w:val="20"/>
              </w:rPr>
            </w:pPr>
            <w:r w:rsidRPr="00A06FA8">
              <w:rPr>
                <w:b/>
                <w:bCs/>
                <w:sz w:val="20"/>
                <w:szCs w:val="20"/>
              </w:rPr>
              <w:t>(The Advisor)</w:t>
            </w:r>
          </w:p>
          <w:p w14:paraId="1EEBAE4F" w14:textId="52A7699F" w:rsidR="0049118C" w:rsidRDefault="0049118C" w:rsidP="0049118C">
            <w:pPr>
              <w:rPr>
                <w:rFonts w:eastAsiaTheme="majorEastAsia" w:cstheme="majorBidi"/>
                <w:color w:val="C40827"/>
                <w:sz w:val="26"/>
                <w:szCs w:val="26"/>
              </w:rPr>
            </w:pPr>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4508" w:type="dxa"/>
          </w:tcPr>
          <w:p w14:paraId="117283D4" w14:textId="77777777" w:rsidR="0049118C" w:rsidRPr="00A06FA8" w:rsidRDefault="0049118C" w:rsidP="0049118C">
            <w:pPr>
              <w:rPr>
                <w:b/>
                <w:bCs/>
                <w:sz w:val="20"/>
                <w:szCs w:val="20"/>
              </w:rPr>
            </w:pPr>
            <w:r w:rsidRPr="00A06FA8">
              <w:rPr>
                <w:b/>
                <w:bCs/>
                <w:sz w:val="20"/>
                <w:szCs w:val="20"/>
              </w:rPr>
              <w:t>INFP</w:t>
            </w:r>
          </w:p>
          <w:p w14:paraId="71381602" w14:textId="77777777" w:rsidR="0049118C" w:rsidRPr="00A06FA8" w:rsidRDefault="0049118C" w:rsidP="0049118C">
            <w:pPr>
              <w:rPr>
                <w:b/>
                <w:bCs/>
                <w:sz w:val="20"/>
                <w:szCs w:val="20"/>
              </w:rPr>
            </w:pPr>
            <w:r w:rsidRPr="00A06FA8">
              <w:rPr>
                <w:b/>
                <w:bCs/>
                <w:sz w:val="20"/>
                <w:szCs w:val="20"/>
              </w:rPr>
              <w:t>(The Empath)</w:t>
            </w:r>
          </w:p>
          <w:p w14:paraId="5BE30D8C" w14:textId="77777777" w:rsidR="0049118C" w:rsidRDefault="0049118C" w:rsidP="0049118C">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p w14:paraId="528AC15F" w14:textId="7C0EB92E" w:rsidR="00423828" w:rsidRDefault="00423828" w:rsidP="0049118C">
            <w:pPr>
              <w:rPr>
                <w:rFonts w:eastAsiaTheme="majorEastAsia" w:cstheme="majorBidi"/>
                <w:color w:val="C40827"/>
                <w:sz w:val="26"/>
                <w:szCs w:val="26"/>
              </w:rPr>
            </w:pPr>
          </w:p>
        </w:tc>
      </w:tr>
      <w:tr w:rsidR="0049118C" w14:paraId="151AC458" w14:textId="77777777" w:rsidTr="0049118C">
        <w:tc>
          <w:tcPr>
            <w:tcW w:w="4508" w:type="dxa"/>
          </w:tcPr>
          <w:p w14:paraId="7DE94ED3" w14:textId="77777777" w:rsidR="00423828" w:rsidRPr="00A06FA8" w:rsidRDefault="00423828" w:rsidP="00423828">
            <w:pPr>
              <w:rPr>
                <w:b/>
                <w:bCs/>
                <w:sz w:val="20"/>
                <w:szCs w:val="20"/>
              </w:rPr>
            </w:pPr>
            <w:r w:rsidRPr="00A06FA8">
              <w:rPr>
                <w:b/>
                <w:bCs/>
                <w:sz w:val="20"/>
                <w:szCs w:val="20"/>
              </w:rPr>
              <w:t>ENFP</w:t>
            </w:r>
          </w:p>
          <w:p w14:paraId="7A81E2B9" w14:textId="77777777" w:rsidR="00423828" w:rsidRPr="00A06FA8" w:rsidRDefault="00423828" w:rsidP="00423828">
            <w:pPr>
              <w:rPr>
                <w:b/>
                <w:bCs/>
                <w:sz w:val="20"/>
                <w:szCs w:val="20"/>
              </w:rPr>
            </w:pPr>
            <w:r w:rsidRPr="00A06FA8">
              <w:rPr>
                <w:b/>
                <w:bCs/>
                <w:sz w:val="20"/>
                <w:szCs w:val="20"/>
              </w:rPr>
              <w:t>(The Encourager)</w:t>
            </w:r>
          </w:p>
          <w:p w14:paraId="63E3BD87" w14:textId="77777777" w:rsidR="00423828" w:rsidRPr="00A06FA8" w:rsidRDefault="00423828" w:rsidP="00423828">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3BA04775" w14:textId="77777777" w:rsidR="0049118C" w:rsidRDefault="0049118C">
            <w:pPr>
              <w:rPr>
                <w:rFonts w:eastAsiaTheme="majorEastAsia" w:cstheme="majorBidi"/>
                <w:color w:val="C40827"/>
                <w:sz w:val="26"/>
                <w:szCs w:val="26"/>
              </w:rPr>
            </w:pPr>
          </w:p>
        </w:tc>
        <w:tc>
          <w:tcPr>
            <w:tcW w:w="4508" w:type="dxa"/>
          </w:tcPr>
          <w:p w14:paraId="5D667D32" w14:textId="77777777" w:rsidR="00423828" w:rsidRPr="00A06FA8" w:rsidRDefault="00423828" w:rsidP="00423828">
            <w:pPr>
              <w:rPr>
                <w:b/>
                <w:bCs/>
                <w:sz w:val="20"/>
                <w:szCs w:val="20"/>
              </w:rPr>
            </w:pPr>
            <w:r w:rsidRPr="00A06FA8">
              <w:rPr>
                <w:b/>
                <w:bCs/>
                <w:sz w:val="20"/>
                <w:szCs w:val="20"/>
              </w:rPr>
              <w:t>ESTJ</w:t>
            </w:r>
          </w:p>
          <w:p w14:paraId="3FDDBEE8" w14:textId="77777777" w:rsidR="00423828" w:rsidRPr="00A06FA8" w:rsidRDefault="00423828" w:rsidP="00423828">
            <w:pPr>
              <w:rPr>
                <w:b/>
                <w:bCs/>
                <w:sz w:val="20"/>
                <w:szCs w:val="20"/>
              </w:rPr>
            </w:pPr>
            <w:r w:rsidRPr="00A06FA8">
              <w:rPr>
                <w:b/>
                <w:bCs/>
                <w:sz w:val="20"/>
                <w:szCs w:val="20"/>
              </w:rPr>
              <w:t>(The Commander)</w:t>
            </w:r>
          </w:p>
          <w:p w14:paraId="797F2761" w14:textId="77777777" w:rsidR="0049118C" w:rsidRDefault="00423828" w:rsidP="00423828">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p w14:paraId="0EE227BA" w14:textId="308BAD2B" w:rsidR="00423828" w:rsidRDefault="00423828" w:rsidP="00423828">
            <w:pPr>
              <w:rPr>
                <w:rFonts w:eastAsiaTheme="majorEastAsia" w:cstheme="majorBidi"/>
                <w:color w:val="C40827"/>
                <w:sz w:val="26"/>
                <w:szCs w:val="26"/>
              </w:rPr>
            </w:pPr>
          </w:p>
        </w:tc>
      </w:tr>
    </w:tbl>
    <w:p w14:paraId="5915929F" w14:textId="26470CCD" w:rsidR="00F30699" w:rsidRDefault="00F30699">
      <w:pPr>
        <w:rPr>
          <w:rFonts w:eastAsiaTheme="majorEastAsia" w:cstheme="majorBidi"/>
          <w:color w:val="C40827"/>
          <w:sz w:val="26"/>
          <w:szCs w:val="26"/>
        </w:rPr>
      </w:pPr>
    </w:p>
    <w:p w14:paraId="4D7D0F1C" w14:textId="77777777" w:rsidR="00423828" w:rsidRDefault="00423828" w:rsidP="00423828">
      <w:r>
        <w:rPr>
          <w:noProof/>
        </w:rPr>
        <mc:AlternateContent>
          <mc:Choice Requires="wps">
            <w:drawing>
              <wp:anchor distT="0" distB="0" distL="114300" distR="114300" simplePos="0" relativeHeight="251667456" behindDoc="0" locked="0" layoutInCell="1" allowOverlap="1" wp14:anchorId="51B99018" wp14:editId="56D9CA46">
                <wp:simplePos x="0" y="0"/>
                <wp:positionH relativeFrom="margin">
                  <wp:posOffset>0</wp:posOffset>
                </wp:positionH>
                <wp:positionV relativeFrom="paragraph">
                  <wp:posOffset>1216660</wp:posOffset>
                </wp:positionV>
                <wp:extent cx="5486400" cy="970915"/>
                <wp:effectExtent l="0" t="0" r="0" b="635"/>
                <wp:wrapNone/>
                <wp:docPr id="40"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6662CE90" w14:textId="77777777" w:rsidR="00F62D3A" w:rsidRPr="00134906" w:rsidRDefault="00F62D3A"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779B49FE" w14:textId="77777777" w:rsidR="00F62D3A" w:rsidRPr="00134906" w:rsidRDefault="00F62D3A"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1B7293C1" w14:textId="77777777" w:rsidR="00F62D3A" w:rsidRPr="00134906" w:rsidRDefault="00F62D3A"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159B1DF8" w14:textId="77777777" w:rsidR="00F62D3A" w:rsidRPr="00134906" w:rsidRDefault="00F62D3A"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7AD9782D" w14:textId="77777777" w:rsidR="00F62D3A" w:rsidRPr="008C10F4" w:rsidRDefault="00F62D3A"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9018" id="_x0000_t202" coordsize="21600,21600" o:spt="202" path="m,l,21600r21600,l21600,xe">
                <v:stroke joinstyle="miter"/>
                <v:path gradientshapeok="t" o:connecttype="rect"/>
              </v:shapetype>
              <v:shape id="Надпись 9" o:spid="_x0000_s1026" type="#_x0000_t202" style="position:absolute;left:0;text-align:left;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NpOImc+AgAATwQAAA4AAAAA&#10;AAAAAAAAAAAALgIAAGRycy9lMm9Eb2MueG1sUEsBAi0AFAAGAAgAAAAhAMDv0nrcAAAACAEAAA8A&#10;AAAAAAAAAAAAAAAAmAQAAGRycy9kb3ducmV2LnhtbFBLBQYAAAAABAAEAPMAAAChBQAAAAA=&#10;" filled="f" stroked="f">
                <v:textbox>
                  <w:txbxContent>
                    <w:p w14:paraId="6662CE90" w14:textId="77777777" w:rsidR="00F62D3A" w:rsidRPr="00134906" w:rsidRDefault="00F62D3A"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779B49FE" w14:textId="77777777" w:rsidR="00F62D3A" w:rsidRPr="00134906" w:rsidRDefault="00F62D3A"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1B7293C1" w14:textId="77777777" w:rsidR="00F62D3A" w:rsidRPr="00134906" w:rsidRDefault="00F62D3A"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159B1DF8" w14:textId="77777777" w:rsidR="00F62D3A" w:rsidRPr="00134906" w:rsidRDefault="00F62D3A"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7AD9782D" w14:textId="77777777" w:rsidR="00F62D3A" w:rsidRPr="008C10F4" w:rsidRDefault="00F62D3A"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C31CC4C" wp14:editId="1D777CE4">
                <wp:simplePos x="0" y="0"/>
                <wp:positionH relativeFrom="column">
                  <wp:posOffset>3070708</wp:posOffset>
                </wp:positionH>
                <wp:positionV relativeFrom="paragraph">
                  <wp:posOffset>1951355</wp:posOffset>
                </wp:positionV>
                <wp:extent cx="1828800" cy="1828800"/>
                <wp:effectExtent l="0" t="0" r="0" b="0"/>
                <wp:wrapNone/>
                <wp:docPr id="41"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E44253" w14:textId="77777777" w:rsidR="00F62D3A" w:rsidRPr="009F4C53" w:rsidRDefault="00F62D3A"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31CC4C" id="Надпись 8" o:spid="_x0000_s1027" type="#_x0000_t202" style="position:absolute;left:0;text-align:left;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cFOgIAAFU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" filled="f" stroked="f">
                <v:textbox style="mso-fit-shape-to-text:t">
                  <w:txbxContent>
                    <w:p w14:paraId="03E44253" w14:textId="77777777" w:rsidR="00F62D3A" w:rsidRPr="009F4C53" w:rsidRDefault="00F62D3A"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BFF0548" wp14:editId="517A5573">
                <wp:simplePos x="0" y="0"/>
                <wp:positionH relativeFrom="column">
                  <wp:posOffset>2456597</wp:posOffset>
                </wp:positionH>
                <wp:positionV relativeFrom="paragraph">
                  <wp:posOffset>1931158</wp:posOffset>
                </wp:positionV>
                <wp:extent cx="1828800" cy="1828800"/>
                <wp:effectExtent l="0" t="0" r="0" b="0"/>
                <wp:wrapNone/>
                <wp:docPr id="42"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D113E3" w14:textId="77777777" w:rsidR="00F62D3A" w:rsidRPr="009F4C53" w:rsidRDefault="00F62D3A"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FF0548" id="Надпись 7" o:spid="_x0000_s1028" type="#_x0000_t202" style="position:absolute;left:0;text-align:left;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" filled="f" stroked="f">
                <v:textbox style="mso-fit-shape-to-text:t">
                  <w:txbxContent>
                    <w:p w14:paraId="66D113E3" w14:textId="77777777" w:rsidR="00F62D3A" w:rsidRPr="009F4C53" w:rsidRDefault="00F62D3A"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D2D02C1" wp14:editId="22CF881F">
                <wp:simplePos x="0" y="0"/>
                <wp:positionH relativeFrom="column">
                  <wp:posOffset>2670412</wp:posOffset>
                </wp:positionH>
                <wp:positionV relativeFrom="paragraph">
                  <wp:posOffset>1660477</wp:posOffset>
                </wp:positionV>
                <wp:extent cx="5486400" cy="3193415"/>
                <wp:effectExtent l="0" t="0" r="0" b="0"/>
                <wp:wrapNone/>
                <wp:docPr id="43"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7DF4CBF8" w14:textId="77777777" w:rsidR="00F62D3A" w:rsidRPr="003857FE" w:rsidRDefault="00F62D3A"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2D02C1" id="Надпись 6" o:spid="_x0000_s1029" type="#_x0000_t202" style="position:absolute;left:0;text-align:left;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" filled="f" stroked="f">
                <v:textbox style="mso-fit-shape-to-text:t">
                  <w:txbxContent>
                    <w:p w14:paraId="7DF4CBF8" w14:textId="77777777" w:rsidR="00F62D3A" w:rsidRPr="003857FE" w:rsidRDefault="00F62D3A"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A5D738" wp14:editId="0B3E3D8A">
                <wp:simplePos x="0" y="0"/>
                <wp:positionH relativeFrom="column">
                  <wp:posOffset>3063354</wp:posOffset>
                </wp:positionH>
                <wp:positionV relativeFrom="paragraph">
                  <wp:posOffset>1023478</wp:posOffset>
                </wp:positionV>
                <wp:extent cx="1828800" cy="1828800"/>
                <wp:effectExtent l="0" t="0" r="0" b="0"/>
                <wp:wrapNone/>
                <wp:docPr id="44"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41E780" w14:textId="77777777" w:rsidR="00F62D3A" w:rsidRPr="008F64F5" w:rsidRDefault="00F62D3A"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A5D738" id="Надпись 5" o:spid="_x0000_s1030" type="#_x0000_t202" style="position:absolute;left:0;text-align:left;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mez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D3gmezOwIAAFUEAAAOAAAAAAAA&#10;AAAAAAAAAC4CAABkcnMvZTJvRG9jLnhtbFBLAQItABQABgAIAAAAIQB2IWDg3QAAAAsBAAAPAAAA&#10;AAAAAAAAAAAAAJUEAABkcnMvZG93bnJldi54bWxQSwUGAAAAAAQABADzAAAAnwUAAAAA&#10;" filled="f" stroked="f">
                <v:textbox style="mso-fit-shape-to-text:t">
                  <w:txbxContent>
                    <w:p w14:paraId="3341E780" w14:textId="77777777" w:rsidR="00F62D3A" w:rsidRPr="008F64F5" w:rsidRDefault="00F62D3A"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DCB8177" wp14:editId="3332A41F">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025ADD77" w14:textId="77777777" w:rsidR="00F62D3A" w:rsidRDefault="00F62D3A" w:rsidP="00423828">
                            <w: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CB8177" id="Надпись 2" o:spid="_x0000_s1031" type="#_x0000_t202" style="position:absolute;left:0;text-align:left;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025ADD77" w14:textId="77777777" w:rsidR="00F62D3A" w:rsidRDefault="00F62D3A" w:rsidP="00423828">
                      <w: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8CF16B3" wp14:editId="7BA697E8">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72EEC80A" w14:textId="77777777" w:rsidR="00F62D3A" w:rsidRPr="008C10F4" w:rsidRDefault="00F62D3A" w:rsidP="00423828">
                            <w:pP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Hlk29214614"/>
                            <w:bookmarkStart w:id="29" w:name="_Hlk29214615"/>
                            <w:bookmarkStart w:id="30" w:name="_Hlk29214616"/>
                            <w:bookmarkStart w:id="31" w:name="_Hlk29214617"/>
                            <w:r w:rsidRPr="008C10F4">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28"/>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F16B3" id="Надпись 1" o:spid="_x0000_s1032" type="#_x0000_t202" style="position:absolute;left:0;text-align:left;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72EEC80A" w14:textId="77777777" w:rsidR="00F62D3A" w:rsidRPr="008C10F4" w:rsidRDefault="00F62D3A" w:rsidP="00423828">
                      <w:pP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Hlk29214614"/>
                      <w:bookmarkStart w:id="33" w:name="_Hlk29214615"/>
                      <w:bookmarkStart w:id="34" w:name="_Hlk29214616"/>
                      <w:bookmarkStart w:id="35" w:name="_Hlk29214617"/>
                      <w:r w:rsidRPr="008C10F4">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32"/>
                      <w:bookmarkEnd w:id="33"/>
                      <w:bookmarkEnd w:id="34"/>
                      <w:bookmarkEnd w:id="35"/>
                    </w:p>
                  </w:txbxContent>
                </v:textbox>
              </v:shape>
            </w:pict>
          </mc:Fallback>
        </mc:AlternateContent>
      </w:r>
      <w:r>
        <w:rPr>
          <w:noProof/>
        </w:rPr>
        <w:drawing>
          <wp:inline distT="0" distB="0" distL="0" distR="0" wp14:anchorId="411E990A" wp14:editId="4DE1F4EA">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EC2E89F" w14:textId="11D1C035" w:rsidR="00423828" w:rsidRDefault="00423828">
      <w:pPr>
        <w:rPr>
          <w:rFonts w:eastAsiaTheme="majorEastAsia" w:cstheme="majorBidi"/>
          <w:color w:val="C40827"/>
          <w:sz w:val="26"/>
          <w:szCs w:val="26"/>
        </w:rPr>
      </w:pPr>
    </w:p>
    <w:p w14:paraId="6606613B" w14:textId="77777777" w:rsidR="00423828" w:rsidRPr="00A06FA8" w:rsidRDefault="00423828" w:rsidP="00423828">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p w14:paraId="36C7687A" w14:textId="18009B73"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8C10F4" w14:paraId="34A29D53" w14:textId="77777777" w:rsidTr="00F62D3A">
        <w:trPr>
          <w:trHeight w:val="441"/>
        </w:trPr>
        <w:tc>
          <w:tcPr>
            <w:tcW w:w="9016" w:type="dxa"/>
          </w:tcPr>
          <w:p w14:paraId="0501E45E" w14:textId="77777777" w:rsidR="00423828" w:rsidRPr="008C10F4" w:rsidRDefault="00423828" w:rsidP="00F62D3A">
            <w:pPr>
              <w:pStyle w:val="Heading4"/>
            </w:pPr>
            <w:bookmarkStart w:id="36" w:name="_Hlk29116561"/>
            <w:r w:rsidRPr="008C10F4">
              <w:lastRenderedPageBreak/>
              <w:t>How can these types communicate effectively with each other?</w:t>
            </w:r>
          </w:p>
        </w:tc>
      </w:tr>
      <w:tr w:rsidR="00423828" w:rsidRPr="00A06FA8" w14:paraId="462E0EEA"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5D7A5550" w14:textId="77777777" w:rsidR="00423828" w:rsidRPr="00A06FA8" w:rsidRDefault="00423828" w:rsidP="00F62D3A">
            <w:pPr>
              <w:rPr>
                <w:b/>
                <w:bCs/>
              </w:rPr>
            </w:pPr>
            <w:r w:rsidRPr="00A06FA8">
              <w:rPr>
                <w:b/>
                <w:bCs/>
              </w:rPr>
              <w:t>INFJ&amp;INFP (Jeremy, Daria):</w:t>
            </w:r>
          </w:p>
          <w:p w14:paraId="3927C7F0" w14:textId="77777777" w:rsidR="00423828" w:rsidRPr="00A06FA8" w:rsidRDefault="00423828" w:rsidP="00F62D3A">
            <w:pPr>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423828" w:rsidRPr="00A06FA8" w14:paraId="67936C67" w14:textId="77777777" w:rsidTr="00F62D3A">
        <w:trPr>
          <w:trHeight w:val="1980"/>
        </w:trPr>
        <w:tc>
          <w:tcPr>
            <w:tcW w:w="9016" w:type="dxa"/>
            <w:tcBorders>
              <w:bottom w:val="single" w:sz="4" w:space="0" w:color="auto"/>
            </w:tcBorders>
          </w:tcPr>
          <w:p w14:paraId="6FFF00D8" w14:textId="77777777" w:rsidR="00423828" w:rsidRPr="00A06FA8" w:rsidRDefault="00423828" w:rsidP="00F62D3A">
            <w:pPr>
              <w:rPr>
                <w:b/>
                <w:bCs/>
              </w:rPr>
            </w:pPr>
            <w:r w:rsidRPr="00A06FA8">
              <w:rPr>
                <w:b/>
                <w:bCs/>
              </w:rPr>
              <w:t>INFJ&amp;ENFP (Jeremy, Brian):</w:t>
            </w:r>
          </w:p>
          <w:p w14:paraId="24D05682" w14:textId="77777777" w:rsidR="00423828" w:rsidRPr="00A06FA8" w:rsidRDefault="00423828" w:rsidP="00F62D3A">
            <w:pPr>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423828" w:rsidRPr="00A06FA8" w14:paraId="0425BA4F" w14:textId="77777777" w:rsidTr="00423828">
        <w:trPr>
          <w:trHeight w:val="1860"/>
        </w:trPr>
        <w:tc>
          <w:tcPr>
            <w:tcW w:w="9016" w:type="dxa"/>
            <w:tcBorders>
              <w:bottom w:val="single" w:sz="4" w:space="0" w:color="auto"/>
            </w:tcBorders>
          </w:tcPr>
          <w:p w14:paraId="1DB28795" w14:textId="77777777" w:rsidR="00423828" w:rsidRPr="00A06FA8" w:rsidRDefault="00423828" w:rsidP="00F62D3A">
            <w:pPr>
              <w:rPr>
                <w:b/>
                <w:bCs/>
              </w:rPr>
            </w:pPr>
            <w:r w:rsidRPr="00A06FA8">
              <w:rPr>
                <w:b/>
                <w:bCs/>
              </w:rPr>
              <w:t>INFJ&amp;ESTJ (Jeremy, Shane):</w:t>
            </w:r>
          </w:p>
          <w:p w14:paraId="650822A3" w14:textId="77777777" w:rsidR="00423828" w:rsidRPr="00A06FA8" w:rsidRDefault="00423828" w:rsidP="00F62D3A">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423828" w:rsidRPr="00A06FA8" w14:paraId="0EBBE536" w14:textId="77777777" w:rsidTr="00F62D3A">
        <w:trPr>
          <w:trHeight w:val="1779"/>
        </w:trPr>
        <w:tc>
          <w:tcPr>
            <w:tcW w:w="9016" w:type="dxa"/>
            <w:tcBorders>
              <w:bottom w:val="single" w:sz="4" w:space="0" w:color="auto"/>
            </w:tcBorders>
          </w:tcPr>
          <w:p w14:paraId="36691C2D" w14:textId="77777777" w:rsidR="00423828" w:rsidRPr="00A06FA8" w:rsidRDefault="00423828" w:rsidP="00F62D3A">
            <w:pPr>
              <w:rPr>
                <w:b/>
                <w:bCs/>
              </w:rPr>
            </w:pPr>
            <w:r w:rsidRPr="00A06FA8">
              <w:rPr>
                <w:b/>
                <w:bCs/>
              </w:rPr>
              <w:t>INFP&amp;ENFP (Daria, Brian):</w:t>
            </w:r>
          </w:p>
          <w:p w14:paraId="796ABC04" w14:textId="77777777" w:rsidR="00423828" w:rsidRPr="00A06FA8" w:rsidRDefault="00423828" w:rsidP="00F62D3A">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423828" w:rsidRPr="00A06FA8" w14:paraId="6F38808E"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5954F08E" w14:textId="77777777" w:rsidR="00423828" w:rsidRPr="00A06FA8" w:rsidRDefault="00423828" w:rsidP="00F62D3A">
            <w:pPr>
              <w:rPr>
                <w:b/>
                <w:bCs/>
              </w:rPr>
            </w:pPr>
            <w:r w:rsidRPr="00A06FA8">
              <w:rPr>
                <w:b/>
                <w:bCs/>
              </w:rPr>
              <w:t>INFP&amp;ESTJ (Daria, Shane):</w:t>
            </w:r>
          </w:p>
          <w:p w14:paraId="2A9D4A4F" w14:textId="77777777" w:rsidR="00423828" w:rsidRPr="00A06FA8" w:rsidRDefault="00423828" w:rsidP="00F62D3A">
            <w:pPr>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423828" w:rsidRPr="00A06FA8" w14:paraId="5CFC775F"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65A8A8D7" w14:textId="77777777" w:rsidR="00423828" w:rsidRPr="00A06FA8" w:rsidRDefault="00423828" w:rsidP="00F62D3A">
            <w:pPr>
              <w:rPr>
                <w:b/>
                <w:bCs/>
              </w:rPr>
            </w:pPr>
            <w:r w:rsidRPr="00A06FA8">
              <w:rPr>
                <w:b/>
                <w:bCs/>
              </w:rPr>
              <w:t>ENFP&amp;ESTJ (Brian, Shane):</w:t>
            </w:r>
          </w:p>
          <w:p w14:paraId="1262379F" w14:textId="77777777" w:rsidR="00423828" w:rsidRPr="00A06FA8" w:rsidRDefault="00423828" w:rsidP="00F62D3A">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36"/>
    </w:tbl>
    <w:p w14:paraId="6A58563A" w14:textId="42E90164"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DE19AD" w14:paraId="74B0F3C3" w14:textId="77777777" w:rsidTr="00F62D3A">
        <w:trPr>
          <w:trHeight w:val="441"/>
        </w:trPr>
        <w:tc>
          <w:tcPr>
            <w:tcW w:w="9016" w:type="dxa"/>
          </w:tcPr>
          <w:p w14:paraId="06A14A6D" w14:textId="77777777" w:rsidR="00423828" w:rsidRPr="00DE19AD" w:rsidRDefault="00423828" w:rsidP="00F62D3A">
            <w:pPr>
              <w:pStyle w:val="Heading4"/>
            </w:pPr>
            <w:bookmarkStart w:id="37" w:name="_Hlk29118372"/>
            <w:r w:rsidRPr="008C10F4">
              <w:t>How can these types build trust?</w:t>
            </w:r>
          </w:p>
        </w:tc>
      </w:tr>
      <w:tr w:rsidR="00423828" w:rsidRPr="00A06FA8" w14:paraId="788BC23B"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43847A93" w14:textId="77777777" w:rsidR="00423828" w:rsidRPr="00A06FA8" w:rsidRDefault="00423828" w:rsidP="00F62D3A">
            <w:pPr>
              <w:rPr>
                <w:b/>
                <w:bCs/>
              </w:rPr>
            </w:pPr>
            <w:r w:rsidRPr="00A06FA8">
              <w:rPr>
                <w:b/>
                <w:bCs/>
              </w:rPr>
              <w:t>INFJ&amp;INFP (Jeremy, Daria):</w:t>
            </w:r>
          </w:p>
          <w:p w14:paraId="4C5F2142" w14:textId="77777777" w:rsidR="00423828" w:rsidRPr="00A06FA8" w:rsidRDefault="00423828" w:rsidP="00F62D3A">
            <w:pPr>
              <w:rPr>
                <w:b/>
                <w:bCs/>
              </w:rPr>
            </w:pPr>
            <w:r w:rsidRPr="00A06FA8">
              <w:t>INFPs are more likely to trust INFJs who allow freedom to follow a loose schedule, while INFJs tend to trust INFPs who follow through on set commitments.</w:t>
            </w:r>
          </w:p>
        </w:tc>
      </w:tr>
      <w:tr w:rsidR="00423828" w:rsidRPr="00A06FA8" w14:paraId="67A40DA0" w14:textId="77777777" w:rsidTr="00F62D3A">
        <w:trPr>
          <w:trHeight w:val="964"/>
        </w:trPr>
        <w:tc>
          <w:tcPr>
            <w:tcW w:w="9016" w:type="dxa"/>
          </w:tcPr>
          <w:p w14:paraId="24A748CC" w14:textId="77777777" w:rsidR="00423828" w:rsidRPr="00A06FA8" w:rsidRDefault="00423828" w:rsidP="00F62D3A">
            <w:pPr>
              <w:rPr>
                <w:b/>
                <w:bCs/>
              </w:rPr>
            </w:pPr>
            <w:r w:rsidRPr="00A06FA8">
              <w:rPr>
                <w:b/>
                <w:bCs/>
              </w:rPr>
              <w:t>INFJ&amp;ENFP (Jeremy, Brian):</w:t>
            </w:r>
          </w:p>
          <w:p w14:paraId="40A07B39" w14:textId="77777777" w:rsidR="00423828" w:rsidRPr="00A06FA8" w:rsidRDefault="00423828" w:rsidP="00F62D3A">
            <w:r w:rsidRPr="00A06FA8">
              <w:t>INFJs tend to trust ENFPs who follow through on set commitments, while ENFPs are more likely to trust INFJs who allow them the freedom to follow a loose schedule.</w:t>
            </w:r>
          </w:p>
        </w:tc>
      </w:tr>
      <w:tr w:rsidR="00423828" w:rsidRPr="00A06FA8" w14:paraId="0D0321D9" w14:textId="77777777" w:rsidTr="00F62D3A">
        <w:trPr>
          <w:trHeight w:val="1429"/>
        </w:trPr>
        <w:tc>
          <w:tcPr>
            <w:tcW w:w="9016" w:type="dxa"/>
          </w:tcPr>
          <w:p w14:paraId="1BAB9DC0" w14:textId="77777777" w:rsidR="00423828" w:rsidRPr="00A06FA8" w:rsidRDefault="00423828" w:rsidP="00F62D3A">
            <w:pPr>
              <w:rPr>
                <w:b/>
                <w:bCs/>
              </w:rPr>
            </w:pPr>
            <w:r w:rsidRPr="00A06FA8">
              <w:rPr>
                <w:b/>
                <w:bCs/>
              </w:rPr>
              <w:lastRenderedPageBreak/>
              <w:t>INFJ&amp;ESTJ (Jeremy, Shane):</w:t>
            </w:r>
          </w:p>
          <w:p w14:paraId="21CF946F" w14:textId="77777777" w:rsidR="00423828" w:rsidRPr="00A06FA8" w:rsidRDefault="00423828" w:rsidP="00F62D3A">
            <w:r w:rsidRPr="00A06FA8">
              <w:t>INFJs are likely to trust ESTJs who show concern for INFJs’ feelings. INFJs need to feel safe and connected to build lasting relationships.</w:t>
            </w:r>
          </w:p>
          <w:p w14:paraId="337E3D51" w14:textId="77777777" w:rsidR="00423828" w:rsidRPr="00A06FA8" w:rsidRDefault="00423828" w:rsidP="00F62D3A">
            <w:pPr>
              <w:rPr>
                <w:b/>
                <w:bCs/>
              </w:rPr>
            </w:pPr>
            <w:r w:rsidRPr="00A06FA8">
              <w:t>ESTJs will grow to trust INFJs who can be more direct and level-headed; INFJs should also allow ESTJs the independence they need to thrive.</w:t>
            </w:r>
          </w:p>
        </w:tc>
      </w:tr>
      <w:tr w:rsidR="00423828" w:rsidRPr="00A06FA8" w14:paraId="47BA4571" w14:textId="77777777" w:rsidTr="00F62D3A">
        <w:trPr>
          <w:trHeight w:val="1266"/>
        </w:trPr>
        <w:tc>
          <w:tcPr>
            <w:tcW w:w="9016" w:type="dxa"/>
            <w:tcBorders>
              <w:bottom w:val="single" w:sz="4" w:space="0" w:color="auto"/>
            </w:tcBorders>
          </w:tcPr>
          <w:p w14:paraId="4C363801" w14:textId="77777777" w:rsidR="00423828" w:rsidRPr="00A06FA8" w:rsidRDefault="00423828" w:rsidP="00F62D3A">
            <w:pPr>
              <w:rPr>
                <w:b/>
                <w:bCs/>
              </w:rPr>
            </w:pPr>
            <w:r w:rsidRPr="00A06FA8">
              <w:rPr>
                <w:b/>
                <w:bCs/>
              </w:rPr>
              <w:t>INFP&amp;ENFP (Daria, Brian):</w:t>
            </w:r>
          </w:p>
          <w:p w14:paraId="570F64B7" w14:textId="77777777" w:rsidR="00423828" w:rsidRPr="00A06FA8" w:rsidRDefault="00423828" w:rsidP="00F62D3A">
            <w:r w:rsidRPr="00A06FA8">
              <w:t>INFPs are more likely to trust ENFPs who listen to and affirm INFPs’ ideas.</w:t>
            </w:r>
          </w:p>
          <w:p w14:paraId="04979EF8" w14:textId="77777777" w:rsidR="00423828" w:rsidRPr="00A06FA8" w:rsidRDefault="00423828" w:rsidP="00F62D3A">
            <w:r w:rsidRPr="00A06FA8">
              <w:t>ENFPs tend to trust INFPs who are open, caring, and seek to create personal connections with them.</w:t>
            </w:r>
          </w:p>
        </w:tc>
      </w:tr>
      <w:tr w:rsidR="00423828" w:rsidRPr="00A06FA8" w14:paraId="318A3F1F"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5006E67A" w14:textId="77777777" w:rsidR="00423828" w:rsidRPr="00A06FA8" w:rsidRDefault="00423828" w:rsidP="00F62D3A">
            <w:pPr>
              <w:rPr>
                <w:b/>
                <w:bCs/>
              </w:rPr>
            </w:pPr>
            <w:r w:rsidRPr="00A06FA8">
              <w:rPr>
                <w:b/>
                <w:bCs/>
              </w:rPr>
              <w:t>INFP&amp;ESTJ (Daria, Shane):</w:t>
            </w:r>
          </w:p>
          <w:p w14:paraId="33C4BBC6" w14:textId="77777777" w:rsidR="00423828" w:rsidRPr="00A06FA8" w:rsidRDefault="00423828" w:rsidP="00F62D3A">
            <w:r w:rsidRPr="00A06FA8">
              <w:t>INFPs are more likely to trust ESTJs who appreciate their creative ideas and allow them to follow a flexible schedule; ESTJs should be attentive to the needs of INFPs.</w:t>
            </w:r>
          </w:p>
          <w:p w14:paraId="1D647286" w14:textId="77777777" w:rsidR="00423828" w:rsidRPr="00A06FA8" w:rsidRDefault="00423828" w:rsidP="00F62D3A">
            <w:pPr>
              <w:rPr>
                <w:b/>
                <w:bCs/>
              </w:rPr>
            </w:pPr>
            <w:r w:rsidRPr="00A06FA8">
              <w:t>ESTJs tend to trust INFPs who share their thoughts openly and avoid strong emotional reactions; INFPs should also recognize and appreciate ESTJs’ practical thinking.</w:t>
            </w:r>
          </w:p>
        </w:tc>
      </w:tr>
      <w:tr w:rsidR="00423828" w:rsidRPr="00A06FA8" w14:paraId="3699A976" w14:textId="77777777" w:rsidTr="00423828">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1FA443D5" w14:textId="77777777" w:rsidR="00423828" w:rsidRPr="00A06FA8" w:rsidRDefault="00423828" w:rsidP="00F62D3A">
            <w:pPr>
              <w:rPr>
                <w:b/>
                <w:bCs/>
              </w:rPr>
            </w:pPr>
            <w:r w:rsidRPr="00A06FA8">
              <w:rPr>
                <w:b/>
                <w:bCs/>
              </w:rPr>
              <w:t>ENFP&amp;ESTJ (Brian, Shane):</w:t>
            </w:r>
          </w:p>
          <w:p w14:paraId="7BCB055D" w14:textId="77777777" w:rsidR="00423828" w:rsidRPr="00A06FA8" w:rsidRDefault="00423828" w:rsidP="00F62D3A">
            <w:r w:rsidRPr="00A06FA8">
              <w:t>ENFPs are more likely to trust ESTJs who are supportive and allow ENFPs to follow a flexible schedule, while ESTJs tend to trust ENFPs who communicate openly and avoid strong emotional reactions.</w:t>
            </w:r>
          </w:p>
        </w:tc>
      </w:tr>
      <w:bookmarkEnd w:id="37"/>
    </w:tbl>
    <w:p w14:paraId="7FE730FE" w14:textId="5E964471"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2030E7" w14:paraId="06EE5299" w14:textId="77777777" w:rsidTr="00F62D3A">
        <w:trPr>
          <w:trHeight w:val="441"/>
        </w:trPr>
        <w:tc>
          <w:tcPr>
            <w:tcW w:w="9016" w:type="dxa"/>
          </w:tcPr>
          <w:p w14:paraId="2DA0A533" w14:textId="77777777" w:rsidR="00423828" w:rsidRPr="002030E7" w:rsidRDefault="00423828" w:rsidP="00F62D3A">
            <w:pPr>
              <w:pStyle w:val="Heading4"/>
            </w:pPr>
            <w:bookmarkStart w:id="38" w:name="_Hlk29119769"/>
            <w:r w:rsidRPr="008C10F4">
              <w:t>How can these types resolve conflicts?</w:t>
            </w:r>
          </w:p>
        </w:tc>
      </w:tr>
      <w:tr w:rsidR="00423828" w:rsidRPr="00A06FA8" w14:paraId="7FD88AA5"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7FE36C7A" w14:textId="77777777" w:rsidR="00423828" w:rsidRPr="00A06FA8" w:rsidRDefault="00423828" w:rsidP="00F62D3A">
            <w:pPr>
              <w:rPr>
                <w:b/>
                <w:bCs/>
              </w:rPr>
            </w:pPr>
            <w:r w:rsidRPr="00A06FA8">
              <w:rPr>
                <w:b/>
                <w:bCs/>
              </w:rPr>
              <w:t>INFJ&amp;INFP (Jeremy, Daria):</w:t>
            </w:r>
          </w:p>
          <w:p w14:paraId="52C58DAA" w14:textId="77777777" w:rsidR="00423828" w:rsidRPr="00A06FA8" w:rsidRDefault="00423828" w:rsidP="00F62D3A">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423828" w:rsidRPr="00A06FA8" w14:paraId="2BFAC704" w14:textId="77777777" w:rsidTr="00F62D3A">
        <w:trPr>
          <w:trHeight w:val="1409"/>
        </w:trPr>
        <w:tc>
          <w:tcPr>
            <w:tcW w:w="9016" w:type="dxa"/>
          </w:tcPr>
          <w:p w14:paraId="314BDE9E" w14:textId="77777777" w:rsidR="00423828" w:rsidRPr="00A06FA8" w:rsidRDefault="00423828" w:rsidP="00F62D3A">
            <w:pPr>
              <w:rPr>
                <w:b/>
                <w:bCs/>
              </w:rPr>
            </w:pPr>
            <w:r w:rsidRPr="00A06FA8">
              <w:rPr>
                <w:b/>
                <w:bCs/>
              </w:rPr>
              <w:t>INFJ&amp;ENFP (Jeremy, Brian):</w:t>
            </w:r>
          </w:p>
          <w:p w14:paraId="46A824D8" w14:textId="77777777" w:rsidR="00423828" w:rsidRDefault="00423828" w:rsidP="00F62D3A">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3B9A5D51" w14:textId="77777777" w:rsidR="00423828" w:rsidRPr="00A06FA8" w:rsidRDefault="00423828" w:rsidP="00F62D3A"/>
        </w:tc>
      </w:tr>
      <w:tr w:rsidR="00423828" w:rsidRPr="00A06FA8" w14:paraId="57FF5CF4" w14:textId="77777777" w:rsidTr="00F62D3A">
        <w:trPr>
          <w:trHeight w:val="1259"/>
        </w:trPr>
        <w:tc>
          <w:tcPr>
            <w:tcW w:w="9016" w:type="dxa"/>
          </w:tcPr>
          <w:p w14:paraId="4EB1AF15" w14:textId="77777777" w:rsidR="00423828" w:rsidRPr="00A06FA8" w:rsidRDefault="00423828" w:rsidP="00F62D3A">
            <w:pPr>
              <w:rPr>
                <w:b/>
                <w:bCs/>
              </w:rPr>
            </w:pPr>
            <w:r w:rsidRPr="00A06FA8">
              <w:rPr>
                <w:b/>
                <w:bCs/>
              </w:rPr>
              <w:t>INFJ&amp;ESTJ (Jeremy, Shane):</w:t>
            </w:r>
          </w:p>
          <w:p w14:paraId="11968F2D" w14:textId="77777777" w:rsidR="00423828" w:rsidRPr="00A06FA8" w:rsidRDefault="00423828" w:rsidP="00F62D3A">
            <w:pPr>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423828" w:rsidRPr="00A06FA8" w14:paraId="388B266E" w14:textId="77777777" w:rsidTr="00F62D3A">
        <w:trPr>
          <w:trHeight w:val="1546"/>
        </w:trPr>
        <w:tc>
          <w:tcPr>
            <w:tcW w:w="9016" w:type="dxa"/>
            <w:tcBorders>
              <w:bottom w:val="single" w:sz="4" w:space="0" w:color="auto"/>
            </w:tcBorders>
          </w:tcPr>
          <w:p w14:paraId="7A9DF1E6" w14:textId="77777777" w:rsidR="00423828" w:rsidRPr="00A06FA8" w:rsidRDefault="00423828" w:rsidP="00F62D3A">
            <w:pPr>
              <w:rPr>
                <w:b/>
                <w:bCs/>
              </w:rPr>
            </w:pPr>
            <w:r w:rsidRPr="00A06FA8">
              <w:rPr>
                <w:b/>
                <w:bCs/>
              </w:rPr>
              <w:t>INFP&amp;ENFP (Daria, Brian):</w:t>
            </w:r>
          </w:p>
          <w:p w14:paraId="18560F06" w14:textId="77777777" w:rsidR="00423828" w:rsidRPr="00A06FA8" w:rsidRDefault="00423828" w:rsidP="00F62D3A">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423828" w:rsidRPr="0032606F" w14:paraId="4FCB80A2"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4D4E2E37" w14:textId="77777777" w:rsidR="00423828" w:rsidRPr="0032606F" w:rsidRDefault="00423828" w:rsidP="00F62D3A">
            <w:pPr>
              <w:rPr>
                <w:b/>
                <w:bCs/>
              </w:rPr>
            </w:pPr>
            <w:r w:rsidRPr="0032606F">
              <w:rPr>
                <w:b/>
                <w:bCs/>
              </w:rPr>
              <w:t>NFP&amp;ESTJ (Daria, Shane):</w:t>
            </w:r>
          </w:p>
          <w:p w14:paraId="4B4FCF2B" w14:textId="77777777" w:rsidR="00423828" w:rsidRPr="0032606F" w:rsidRDefault="00423828" w:rsidP="00F62D3A">
            <w:pPr>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423828" w:rsidRPr="0032606F" w14:paraId="02D9F9CA"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4D12A2CA" w14:textId="77777777" w:rsidR="00423828" w:rsidRPr="0032606F" w:rsidRDefault="00423828" w:rsidP="00F62D3A">
            <w:pPr>
              <w:rPr>
                <w:b/>
                <w:bCs/>
              </w:rPr>
            </w:pPr>
            <w:r w:rsidRPr="0032606F">
              <w:rPr>
                <w:b/>
                <w:bCs/>
              </w:rPr>
              <w:lastRenderedPageBreak/>
              <w:t>ENFP&amp;ESTJ (Brian, Shane):</w:t>
            </w:r>
          </w:p>
          <w:p w14:paraId="5EFBF45A" w14:textId="77777777" w:rsidR="00423828" w:rsidRPr="0032606F" w:rsidRDefault="00423828" w:rsidP="00F62D3A">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38"/>
    </w:tbl>
    <w:p w14:paraId="45CC862E" w14:textId="127A77D9"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177AA9" w14:paraId="43D6C289" w14:textId="77777777" w:rsidTr="00F62D3A">
        <w:trPr>
          <w:trHeight w:val="441"/>
        </w:trPr>
        <w:tc>
          <w:tcPr>
            <w:tcW w:w="9016" w:type="dxa"/>
          </w:tcPr>
          <w:p w14:paraId="23D1D4A0" w14:textId="77777777" w:rsidR="00423828" w:rsidRPr="00177AA9" w:rsidRDefault="00423828" w:rsidP="00F62D3A">
            <w:pPr>
              <w:pStyle w:val="Heading4"/>
            </w:pPr>
            <w:bookmarkStart w:id="39" w:name="_Hlk29122830"/>
            <w:r w:rsidRPr="008C10F4">
              <w:t>How can these types work together?</w:t>
            </w:r>
          </w:p>
        </w:tc>
      </w:tr>
      <w:tr w:rsidR="00423828" w:rsidRPr="0032606F" w14:paraId="676BD16E"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20F1D564" w14:textId="77777777" w:rsidR="00423828" w:rsidRPr="0032606F" w:rsidRDefault="00423828" w:rsidP="00F62D3A">
            <w:pPr>
              <w:rPr>
                <w:b/>
                <w:bCs/>
              </w:rPr>
            </w:pPr>
            <w:r w:rsidRPr="0032606F">
              <w:rPr>
                <w:b/>
                <w:bCs/>
              </w:rPr>
              <w:t>INFJ&amp;INFP (Jeremy, Daria):</w:t>
            </w:r>
          </w:p>
          <w:p w14:paraId="78942C13" w14:textId="77777777" w:rsidR="00423828" w:rsidRPr="0032606F" w:rsidRDefault="00423828" w:rsidP="00F62D3A">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423828" w:rsidRPr="0032606F" w14:paraId="31B8F353" w14:textId="77777777" w:rsidTr="00423828">
        <w:trPr>
          <w:trHeight w:val="1645"/>
        </w:trPr>
        <w:tc>
          <w:tcPr>
            <w:tcW w:w="9016" w:type="dxa"/>
          </w:tcPr>
          <w:p w14:paraId="2E4E64F8" w14:textId="77777777" w:rsidR="00423828" w:rsidRPr="0032606F" w:rsidRDefault="00423828" w:rsidP="00F62D3A">
            <w:pPr>
              <w:rPr>
                <w:b/>
                <w:bCs/>
              </w:rPr>
            </w:pPr>
            <w:r w:rsidRPr="0032606F">
              <w:rPr>
                <w:b/>
                <w:bCs/>
              </w:rPr>
              <w:t>INFJ&amp;ENFP (Jeremy, Brian):</w:t>
            </w:r>
          </w:p>
          <w:p w14:paraId="1084492D" w14:textId="77777777" w:rsidR="00423828" w:rsidRDefault="00423828" w:rsidP="00F62D3A">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6CCA8E10" w14:textId="77777777" w:rsidR="00423828" w:rsidRPr="0032606F" w:rsidRDefault="00423828" w:rsidP="00F62D3A"/>
        </w:tc>
      </w:tr>
      <w:tr w:rsidR="00423828" w:rsidRPr="0032606F" w14:paraId="45B2BAEE" w14:textId="77777777" w:rsidTr="00423828">
        <w:trPr>
          <w:trHeight w:val="1501"/>
        </w:trPr>
        <w:tc>
          <w:tcPr>
            <w:tcW w:w="9016" w:type="dxa"/>
          </w:tcPr>
          <w:p w14:paraId="1F5B8634" w14:textId="77777777" w:rsidR="00423828" w:rsidRPr="0032606F" w:rsidRDefault="00423828" w:rsidP="00F62D3A">
            <w:pPr>
              <w:rPr>
                <w:b/>
                <w:bCs/>
              </w:rPr>
            </w:pPr>
            <w:r w:rsidRPr="0032606F">
              <w:rPr>
                <w:b/>
                <w:bCs/>
              </w:rPr>
              <w:t>INFJ&amp;ESTJ (Jeremy, Shane):</w:t>
            </w:r>
          </w:p>
          <w:p w14:paraId="15384492" w14:textId="77777777" w:rsidR="00423828" w:rsidRPr="0032606F" w:rsidRDefault="00423828" w:rsidP="00F62D3A">
            <w:r w:rsidRPr="0032606F">
              <w:t>INFJs bring creative ideas and considerate solutions to a work environment. They can help ESTJs consider how their decisions will impact others.</w:t>
            </w:r>
          </w:p>
          <w:p w14:paraId="2AAB5A0D" w14:textId="77777777" w:rsidR="00423828" w:rsidRDefault="00423828" w:rsidP="00F62D3A">
            <w:r w:rsidRPr="0032606F">
              <w:t>ESTJs offer attentiveness and practical thinking. They can help INFJs share their thoughts more openly with others.</w:t>
            </w:r>
          </w:p>
          <w:p w14:paraId="0AAA635E" w14:textId="77777777" w:rsidR="00423828" w:rsidRPr="0032606F" w:rsidRDefault="00423828" w:rsidP="00F62D3A">
            <w:pPr>
              <w:rPr>
                <w:b/>
                <w:bCs/>
              </w:rPr>
            </w:pPr>
          </w:p>
        </w:tc>
      </w:tr>
      <w:tr w:rsidR="00423828" w:rsidRPr="0032606F" w14:paraId="22602F64" w14:textId="77777777" w:rsidTr="00423828">
        <w:trPr>
          <w:trHeight w:val="1467"/>
        </w:trPr>
        <w:tc>
          <w:tcPr>
            <w:tcW w:w="9016" w:type="dxa"/>
            <w:tcBorders>
              <w:bottom w:val="single" w:sz="4" w:space="0" w:color="auto"/>
            </w:tcBorders>
          </w:tcPr>
          <w:p w14:paraId="74BA159F" w14:textId="77777777" w:rsidR="00423828" w:rsidRPr="0032606F" w:rsidRDefault="00423828" w:rsidP="00F62D3A">
            <w:pPr>
              <w:rPr>
                <w:b/>
                <w:bCs/>
              </w:rPr>
            </w:pPr>
            <w:r w:rsidRPr="0032606F">
              <w:rPr>
                <w:b/>
                <w:bCs/>
              </w:rPr>
              <w:t>INFP&amp;ENFP (Daria, Brian):</w:t>
            </w:r>
          </w:p>
          <w:p w14:paraId="21DC7AD0" w14:textId="77777777" w:rsidR="00423828" w:rsidRPr="0032606F" w:rsidRDefault="00423828" w:rsidP="00F62D3A">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423828" w:rsidRPr="0032606F" w14:paraId="6904DBBE"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5F06E126" w14:textId="77777777" w:rsidR="00423828" w:rsidRPr="0032606F" w:rsidRDefault="00423828" w:rsidP="00F62D3A">
            <w:pPr>
              <w:rPr>
                <w:b/>
                <w:bCs/>
              </w:rPr>
            </w:pPr>
            <w:r w:rsidRPr="0032606F">
              <w:rPr>
                <w:b/>
                <w:bCs/>
              </w:rPr>
              <w:t>INFP&amp;ESTJ (Daria, Shane):</w:t>
            </w:r>
          </w:p>
          <w:p w14:paraId="25F85622" w14:textId="77777777" w:rsidR="00423828" w:rsidRDefault="00423828" w:rsidP="00F62D3A">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430D1C56" w14:textId="77777777" w:rsidR="00423828" w:rsidRPr="0032606F" w:rsidRDefault="00423828" w:rsidP="00F62D3A"/>
        </w:tc>
      </w:tr>
      <w:tr w:rsidR="00423828" w:rsidRPr="0032606F" w14:paraId="069D6CFF"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7A6EF351" w14:textId="77777777" w:rsidR="00423828" w:rsidRPr="0032606F" w:rsidRDefault="00423828" w:rsidP="00F62D3A">
            <w:pPr>
              <w:rPr>
                <w:b/>
                <w:bCs/>
              </w:rPr>
            </w:pPr>
            <w:r w:rsidRPr="0032606F">
              <w:rPr>
                <w:b/>
                <w:bCs/>
              </w:rPr>
              <w:t>ENFP&amp;ESTJ (Brian, Shane):</w:t>
            </w:r>
          </w:p>
          <w:p w14:paraId="0D796ED4" w14:textId="77777777" w:rsidR="00423828" w:rsidRPr="0032606F" w:rsidRDefault="00423828" w:rsidP="00F62D3A">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39"/>
    </w:tbl>
    <w:p w14:paraId="7F548B22" w14:textId="38F07BCD"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CA262D" w14:paraId="710A477D" w14:textId="77777777" w:rsidTr="00F62D3A">
        <w:trPr>
          <w:trHeight w:val="441"/>
        </w:trPr>
        <w:tc>
          <w:tcPr>
            <w:tcW w:w="9016" w:type="dxa"/>
          </w:tcPr>
          <w:p w14:paraId="2FD748A2" w14:textId="77777777" w:rsidR="00423828" w:rsidRPr="00CA262D" w:rsidRDefault="00423828" w:rsidP="00F62D3A">
            <w:pPr>
              <w:pStyle w:val="Heading4"/>
            </w:pPr>
            <w:r w:rsidRPr="008C10F4">
              <w:t>How can these types deal with change?</w:t>
            </w:r>
          </w:p>
        </w:tc>
      </w:tr>
      <w:tr w:rsidR="00423828" w:rsidRPr="0032606F" w14:paraId="06183C3C"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3265820B" w14:textId="77777777" w:rsidR="00423828" w:rsidRPr="0032606F" w:rsidRDefault="00423828" w:rsidP="00F62D3A">
            <w:pPr>
              <w:rPr>
                <w:b/>
                <w:bCs/>
              </w:rPr>
            </w:pPr>
            <w:r w:rsidRPr="0032606F">
              <w:rPr>
                <w:b/>
                <w:bCs/>
              </w:rPr>
              <w:t>INFJ&amp;INFP (Jeremy, Daria):</w:t>
            </w:r>
          </w:p>
          <w:p w14:paraId="7B3AAEBE" w14:textId="77777777" w:rsidR="00423828" w:rsidRDefault="00423828" w:rsidP="00F62D3A">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154EAB8F" w14:textId="77777777" w:rsidR="00423828" w:rsidRPr="0032606F" w:rsidRDefault="00423828" w:rsidP="00F62D3A"/>
        </w:tc>
      </w:tr>
      <w:tr w:rsidR="00423828" w:rsidRPr="0032606F" w14:paraId="650085E4" w14:textId="77777777" w:rsidTr="00F62D3A">
        <w:trPr>
          <w:trHeight w:val="355"/>
        </w:trPr>
        <w:tc>
          <w:tcPr>
            <w:tcW w:w="9016" w:type="dxa"/>
          </w:tcPr>
          <w:p w14:paraId="6ACB6E82" w14:textId="77777777" w:rsidR="00423828" w:rsidRPr="0032606F" w:rsidRDefault="00423828" w:rsidP="00F62D3A">
            <w:pPr>
              <w:rPr>
                <w:b/>
                <w:bCs/>
              </w:rPr>
            </w:pPr>
            <w:r w:rsidRPr="0032606F">
              <w:rPr>
                <w:b/>
                <w:bCs/>
              </w:rPr>
              <w:lastRenderedPageBreak/>
              <w:t>INFJ&amp;ENFP (Jeremy, Brian):</w:t>
            </w:r>
          </w:p>
          <w:p w14:paraId="195B7195" w14:textId="77777777" w:rsidR="00423828" w:rsidRDefault="00423828" w:rsidP="00F62D3A">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4211A72" w14:textId="77777777" w:rsidR="00423828" w:rsidRPr="0032606F" w:rsidRDefault="00423828" w:rsidP="00F62D3A"/>
        </w:tc>
      </w:tr>
      <w:tr w:rsidR="00423828" w:rsidRPr="0032606F" w14:paraId="46A03F34" w14:textId="77777777" w:rsidTr="00F62D3A">
        <w:trPr>
          <w:trHeight w:val="387"/>
        </w:trPr>
        <w:tc>
          <w:tcPr>
            <w:tcW w:w="9016" w:type="dxa"/>
          </w:tcPr>
          <w:p w14:paraId="601D6D0B" w14:textId="77777777" w:rsidR="00423828" w:rsidRPr="0032606F" w:rsidRDefault="00423828" w:rsidP="00F62D3A">
            <w:pPr>
              <w:rPr>
                <w:b/>
                <w:bCs/>
              </w:rPr>
            </w:pPr>
            <w:r w:rsidRPr="0032606F">
              <w:rPr>
                <w:b/>
                <w:bCs/>
              </w:rPr>
              <w:t>INFJ&amp;ESTJ (Jeremy, Shane):</w:t>
            </w:r>
          </w:p>
          <w:p w14:paraId="63ED2A71" w14:textId="77777777" w:rsidR="00423828" w:rsidRDefault="00423828" w:rsidP="00F62D3A">
            <w:r w:rsidRPr="0032606F">
              <w:t>Because they tend to follow set plans, INFJs and ESTJs may have a difficult time adapting to change. They should consider the positive aspects of a new situation and be willing to modify their plans.</w:t>
            </w:r>
          </w:p>
          <w:p w14:paraId="1C821D06" w14:textId="77777777" w:rsidR="00423828" w:rsidRPr="0032606F" w:rsidRDefault="00423828" w:rsidP="00F62D3A"/>
        </w:tc>
      </w:tr>
      <w:tr w:rsidR="00423828" w:rsidRPr="0032606F" w14:paraId="2B6C8623" w14:textId="77777777" w:rsidTr="00423828">
        <w:trPr>
          <w:trHeight w:val="1255"/>
        </w:trPr>
        <w:tc>
          <w:tcPr>
            <w:tcW w:w="9016" w:type="dxa"/>
            <w:tcBorders>
              <w:bottom w:val="single" w:sz="4" w:space="0" w:color="auto"/>
            </w:tcBorders>
          </w:tcPr>
          <w:p w14:paraId="0CA5876F" w14:textId="77777777" w:rsidR="00423828" w:rsidRPr="0032606F" w:rsidRDefault="00423828" w:rsidP="00F62D3A">
            <w:pPr>
              <w:rPr>
                <w:b/>
                <w:bCs/>
              </w:rPr>
            </w:pPr>
            <w:r w:rsidRPr="0032606F">
              <w:rPr>
                <w:b/>
                <w:bCs/>
              </w:rPr>
              <w:t>INFP&amp;ENFP (Daria, Brian):</w:t>
            </w:r>
          </w:p>
          <w:p w14:paraId="4549631F" w14:textId="77777777" w:rsidR="00423828" w:rsidRPr="0032606F" w:rsidRDefault="00423828" w:rsidP="00F62D3A">
            <w:r w:rsidRPr="0032606F">
              <w:t>Due to their Perceiving trait, INFPs and ENFPs tend to be naturally accepting of new situations. They are adaptable personalities who tend to crave unexpected experiences and appreciate positive change.</w:t>
            </w:r>
          </w:p>
        </w:tc>
      </w:tr>
      <w:tr w:rsidR="00423828" w:rsidRPr="0032606F" w14:paraId="3CC8E593"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D62B970" w14:textId="77777777" w:rsidR="00423828" w:rsidRPr="0032606F" w:rsidRDefault="00423828" w:rsidP="00F62D3A">
            <w:pPr>
              <w:rPr>
                <w:b/>
                <w:bCs/>
              </w:rPr>
            </w:pPr>
            <w:r w:rsidRPr="0032606F">
              <w:rPr>
                <w:b/>
                <w:bCs/>
              </w:rPr>
              <w:t>INFP&amp;ESTJ (Daria, Shane):</w:t>
            </w:r>
          </w:p>
          <w:p w14:paraId="4F70FDE4" w14:textId="77777777" w:rsidR="00423828" w:rsidRPr="0032606F" w:rsidRDefault="00423828" w:rsidP="00F62D3A">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423828" w:rsidRPr="0032606F" w14:paraId="0386A20C" w14:textId="77777777" w:rsidTr="00F62D3A">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21C18C4" w14:textId="77777777" w:rsidR="00423828" w:rsidRPr="0032606F" w:rsidRDefault="00423828" w:rsidP="00F62D3A">
            <w:pPr>
              <w:rPr>
                <w:b/>
                <w:bCs/>
              </w:rPr>
            </w:pPr>
            <w:r w:rsidRPr="0032606F">
              <w:rPr>
                <w:b/>
                <w:bCs/>
              </w:rPr>
              <w:t>ENFP&amp;ESTJ (Brian, Shane):</w:t>
            </w:r>
          </w:p>
          <w:p w14:paraId="0AEEBAF3" w14:textId="77777777" w:rsidR="00423828" w:rsidRPr="0032606F" w:rsidRDefault="00423828" w:rsidP="00F62D3A">
            <w:pPr>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7CCA46B4" w14:textId="03758493" w:rsidR="00423828" w:rsidRDefault="00423828">
      <w:pPr>
        <w:rPr>
          <w:rFonts w:eastAsiaTheme="majorEastAsia" w:cstheme="majorBidi"/>
          <w:color w:val="C40827"/>
          <w:sz w:val="26"/>
          <w:szCs w:val="26"/>
        </w:rPr>
      </w:pPr>
    </w:p>
    <w:p w14:paraId="120A1778" w14:textId="77777777" w:rsidR="00423828" w:rsidRPr="0032606F" w:rsidRDefault="00423828" w:rsidP="00423828">
      <w:pPr>
        <w:pStyle w:val="Heading4"/>
      </w:pPr>
      <w:r w:rsidRPr="0032606F">
        <w:t>Learning Style Tests Results</w:t>
      </w:r>
    </w:p>
    <w:p w14:paraId="283308DF" w14:textId="77777777" w:rsidR="00423828" w:rsidRDefault="00423828" w:rsidP="00423828">
      <w:pPr>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48E82848" w14:textId="77777777" w:rsidR="00423828" w:rsidRPr="0032606F" w:rsidRDefault="00423828" w:rsidP="00423828">
      <w:pPr>
        <w:rPr>
          <w:noProof/>
        </w:rPr>
      </w:pPr>
    </w:p>
    <w:p w14:paraId="0D5E20C2" w14:textId="77777777" w:rsidR="00423828" w:rsidRDefault="00423828" w:rsidP="00423828">
      <w:pPr>
        <w:pStyle w:val="Heading4"/>
        <w:rPr>
          <w:i w:val="0"/>
          <w:iCs w:val="0"/>
          <w:noProof/>
        </w:rPr>
      </w:pPr>
      <w:r w:rsidRPr="003A6618">
        <w:rPr>
          <w:noProof/>
        </w:rPr>
        <w:t>Learning tips for visuals:</w:t>
      </w:r>
    </w:p>
    <w:p w14:paraId="6F1B7AB4" w14:textId="77777777" w:rsidR="00423828" w:rsidRPr="00BD09BC" w:rsidRDefault="00423828" w:rsidP="00423828">
      <w:pPr>
        <w:rPr>
          <w:lang w:eastAsia="en-US"/>
        </w:rPr>
      </w:pPr>
    </w:p>
    <w:p w14:paraId="0C3F4F7E" w14:textId="77777777" w:rsidR="00423828" w:rsidRDefault="00423828" w:rsidP="00423828">
      <w:pPr>
        <w:jc w:val="center"/>
      </w:pPr>
      <w:r w:rsidRPr="00BD09BC">
        <w:rPr>
          <w:noProof/>
        </w:rPr>
        <w:drawing>
          <wp:inline distT="0" distB="0" distL="0" distR="0" wp14:anchorId="6EE13F79" wp14:editId="524CE7B6">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73D9513D" w14:textId="77777777" w:rsidR="00423828" w:rsidRPr="00BD09BC" w:rsidRDefault="00423828" w:rsidP="00423828">
      <w:pPr>
        <w:jc w:val="center"/>
      </w:pPr>
    </w:p>
    <w:p w14:paraId="730E8166" w14:textId="77777777" w:rsidR="00423828" w:rsidRDefault="00423828" w:rsidP="00423828">
      <w:pPr>
        <w:pStyle w:val="Heading4"/>
      </w:pPr>
      <w:bookmarkStart w:id="40" w:name="_Toc29710822"/>
      <w:r w:rsidRPr="00F31F60">
        <w:lastRenderedPageBreak/>
        <w:t>Other tests result</w:t>
      </w:r>
      <w:r>
        <w:t>s</w:t>
      </w:r>
      <w:bookmarkEnd w:id="40"/>
    </w:p>
    <w:p w14:paraId="0E872A28" w14:textId="77777777" w:rsidR="00423828" w:rsidRDefault="00423828" w:rsidP="00423828">
      <w:pPr>
        <w:pStyle w:val="Heading5"/>
      </w:pPr>
      <w:r>
        <w:t>Brian’s test result:</w:t>
      </w:r>
    </w:p>
    <w:p w14:paraId="7268FCFF" w14:textId="77777777" w:rsidR="00423828" w:rsidRDefault="00423828" w:rsidP="00423828">
      <w:pPr>
        <w:jc w:val="left"/>
        <w:rPr>
          <w:rFonts w:ascii="Arial Nova Light" w:hAnsi="Arial Nova Light"/>
        </w:rPr>
      </w:pPr>
      <w:r w:rsidRPr="007263FB">
        <w:rPr>
          <w:rFonts w:ascii="Arial Nova Light" w:hAnsi="Arial Nova Light"/>
          <w:noProof/>
        </w:rPr>
        <w:drawing>
          <wp:inline distT="0" distB="0" distL="0" distR="0" wp14:anchorId="6B621A8A" wp14:editId="2DA10FC7">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40BEB2E1" w14:textId="77777777" w:rsidR="00423828" w:rsidRDefault="00423828" w:rsidP="00423828">
      <w:r w:rsidRPr="0032606F">
        <w:t>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have an apparent connection. This feature will help to solve problems arising in the work on the project in an unusual way.</w:t>
      </w:r>
    </w:p>
    <w:p w14:paraId="4E6BA0F1" w14:textId="4E23A440" w:rsidR="00423828" w:rsidRDefault="00423828">
      <w:pPr>
        <w:rPr>
          <w:rFonts w:eastAsiaTheme="majorEastAsia" w:cstheme="majorBidi"/>
          <w:color w:val="C40827"/>
          <w:sz w:val="26"/>
          <w:szCs w:val="26"/>
        </w:rPr>
      </w:pPr>
    </w:p>
    <w:p w14:paraId="283E1410" w14:textId="77777777" w:rsidR="00423828" w:rsidRDefault="00423828" w:rsidP="00423828">
      <w:pPr>
        <w:pStyle w:val="Heading5"/>
      </w:pPr>
      <w:r w:rsidRPr="00526318">
        <w:t>Jeremy’s test result:</w:t>
      </w:r>
    </w:p>
    <w:p w14:paraId="70946A53" w14:textId="77777777" w:rsidR="00423828" w:rsidRDefault="00423828" w:rsidP="00423828">
      <w:pPr>
        <w:jc w:val="left"/>
        <w:rPr>
          <w:rFonts w:ascii="Arial Nova Light" w:hAnsi="Arial Nova Light"/>
        </w:rPr>
      </w:pPr>
      <w:r w:rsidRPr="008C0BEA">
        <w:rPr>
          <w:rFonts w:ascii="Arial Nova Light" w:hAnsi="Arial Nova Light"/>
          <w:b/>
          <w:bCs/>
          <w:noProof/>
        </w:rPr>
        <w:drawing>
          <wp:inline distT="0" distB="0" distL="0" distR="0" wp14:anchorId="502D9B75" wp14:editId="00B1C9A0">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08BFDB0E" w14:textId="77777777" w:rsidR="00423828" w:rsidRDefault="00423828" w:rsidP="00423828">
      <w:r w:rsidRPr="0032606F">
        <w:t xml:space="preserve">Jeremy has chosen </w:t>
      </w:r>
      <w:r>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434366F3" w14:textId="77777777" w:rsidR="00423828" w:rsidRPr="0032606F" w:rsidRDefault="00423828" w:rsidP="00423828"/>
    <w:p w14:paraId="0BD16155" w14:textId="77777777" w:rsidR="00423828" w:rsidRDefault="00423828" w:rsidP="00423828">
      <w:pPr>
        <w:pStyle w:val="Heading5"/>
      </w:pPr>
      <w:r w:rsidRPr="00016956">
        <w:t>Shane’s test result:</w:t>
      </w:r>
    </w:p>
    <w:p w14:paraId="7A8FA050" w14:textId="3DD50F99" w:rsidR="00423828" w:rsidRDefault="00423828" w:rsidP="00423828">
      <w:pPr>
        <w:jc w:val="left"/>
        <w:rPr>
          <w:rFonts w:ascii="Arial Nova Light" w:hAnsi="Arial Nova Light"/>
          <w:b/>
          <w:bCs/>
          <w:noProof/>
        </w:rPr>
      </w:pPr>
      <w:r>
        <w:rPr>
          <w:noProof/>
        </w:rPr>
        <w:drawing>
          <wp:inline distT="0" distB="0" distL="0" distR="0" wp14:anchorId="31C42CDC" wp14:editId="4DF9CA50">
            <wp:extent cx="2461473" cy="9373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473" cy="937341"/>
                    </a:xfrm>
                    <a:prstGeom prst="rect">
                      <a:avLst/>
                    </a:prstGeom>
                  </pic:spPr>
                </pic:pic>
              </a:graphicData>
            </a:graphic>
          </wp:inline>
        </w:drawing>
      </w:r>
    </w:p>
    <w:p w14:paraId="7306243B" w14:textId="77777777" w:rsidR="00423828" w:rsidRDefault="00423828" w:rsidP="00423828">
      <w:r w:rsidRPr="0032606F">
        <w:lastRenderedPageBreak/>
        <w:t>Shane has chosen IQ test. As he wrote in his Assignment 1 project, IQ test would not necessarily influence behaviour in a team environment. It would be more rational to draw conclusions based on abilities and personalities.</w:t>
      </w:r>
    </w:p>
    <w:p w14:paraId="4DA8DF59" w14:textId="77777777" w:rsidR="00423828" w:rsidRPr="0032606F" w:rsidRDefault="00423828" w:rsidP="00423828"/>
    <w:p w14:paraId="628D332B" w14:textId="77777777" w:rsidR="00423828" w:rsidRDefault="00423828" w:rsidP="00423828">
      <w:pPr>
        <w:pStyle w:val="Heading5"/>
      </w:pPr>
      <w:r w:rsidRPr="00821C0A">
        <w:t>Daria’s test result:</w:t>
      </w:r>
    </w:p>
    <w:p w14:paraId="5DF0F0A8" w14:textId="77777777" w:rsidR="00423828" w:rsidRDefault="00423828" w:rsidP="00423828">
      <w:pPr>
        <w:jc w:val="left"/>
        <w:rPr>
          <w:rFonts w:ascii="Arial Nova Light" w:hAnsi="Arial Nova Light"/>
          <w:b/>
          <w:bCs/>
        </w:rPr>
      </w:pPr>
      <w:r w:rsidRPr="00940083">
        <w:rPr>
          <w:rFonts w:ascii="Arial Nova Light" w:hAnsi="Arial Nova Light"/>
          <w:b/>
          <w:bCs/>
          <w:noProof/>
        </w:rPr>
        <w:drawing>
          <wp:inline distT="0" distB="0" distL="0" distR="0" wp14:anchorId="244FFF7B" wp14:editId="2C08DF50">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20">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7F4D366B" w14:textId="77777777" w:rsidR="00423828" w:rsidRDefault="00423828" w:rsidP="00423828">
      <w:r w:rsidRPr="0032606F">
        <w:t xml:space="preserve">Daria has done </w:t>
      </w:r>
      <w:r>
        <w:t xml:space="preserve">the </w:t>
      </w:r>
      <w:r w:rsidRPr="0032606F">
        <w:t xml:space="preserve">DISC test. Her result is dominance which means that she is responsible and likes changes and challenging tasks. </w:t>
      </w:r>
    </w:p>
    <w:p w14:paraId="6D87174D" w14:textId="77777777" w:rsidR="00423828" w:rsidRDefault="00423828">
      <w:pPr>
        <w:rPr>
          <w:rFonts w:eastAsiaTheme="majorEastAsia" w:cstheme="majorBidi"/>
          <w:color w:val="C40827"/>
          <w:sz w:val="26"/>
          <w:szCs w:val="26"/>
        </w:rPr>
      </w:pPr>
    </w:p>
    <w:p w14:paraId="0BA53D60" w14:textId="758D4759" w:rsidR="00F30699" w:rsidRDefault="00495EFB" w:rsidP="00495EFB">
      <w:pPr>
        <w:pStyle w:val="Heading2"/>
      </w:pPr>
      <w:bookmarkStart w:id="41" w:name="_Toc32680027"/>
      <w:r>
        <w:t>Group Processes</w:t>
      </w:r>
      <w:bookmarkEnd w:id="41"/>
    </w:p>
    <w:p w14:paraId="66F7C2CC" w14:textId="77777777" w:rsidR="002C1A89" w:rsidRPr="003E35DB" w:rsidRDefault="002C1A89" w:rsidP="002C1A89">
      <w:bookmarkStart w:id="42" w:name="_Hlk32425533"/>
      <w:r w:rsidRPr="003E35DB">
        <w:t>At the time the work on the Assignment 2 began, the members of G6-Internet-Explorers group were not familiar with each other. However, this did not prevent the group from working cohesively and effectively, during the term of the assignment.</w:t>
      </w:r>
    </w:p>
    <w:p w14:paraId="5D077A82" w14:textId="77777777" w:rsidR="002C1A89" w:rsidRDefault="002C1A89" w:rsidP="002C1A89">
      <w:r w:rsidRPr="003E35DB">
        <w:t xml:space="preserve">Cooperation was one of the strongest sides of our group (and it is still true).  </w:t>
      </w:r>
    </w:p>
    <w:p w14:paraId="5CA157B4" w14:textId="77777777" w:rsidR="002C1A89" w:rsidRDefault="002C1A89" w:rsidP="002C1A89"/>
    <w:p w14:paraId="49F90B90" w14:textId="02F3C38B" w:rsidR="002C1A89" w:rsidRDefault="002C1A89" w:rsidP="002C1A89">
      <w:r w:rsidRPr="003E35DB">
        <w:t xml:space="preserve">Despite the fact that some of us live in different time zones, we were able to find time for regular conferences where we discussed the progress of our work. Everyone was respectful and organized. Passion for work is the key to success and our group have proved it. </w:t>
      </w:r>
    </w:p>
    <w:p w14:paraId="62A44BAA" w14:textId="77777777" w:rsidR="002C1A89" w:rsidRPr="003E35DB" w:rsidRDefault="002C1A89" w:rsidP="002C1A89"/>
    <w:p w14:paraId="396624C8" w14:textId="7C0823FF" w:rsidR="002C1A89" w:rsidRDefault="002C1A89" w:rsidP="002C1A89">
      <w:r w:rsidRPr="003E35DB">
        <w:t>Everyone had a huge amount of ideas and interesting visions of our work.</w:t>
      </w:r>
      <w:r w:rsidR="00423828">
        <w:t xml:space="preserve"> </w:t>
      </w:r>
      <w:r w:rsidRPr="003E35DB">
        <w:t xml:space="preserve">Our group process consisted of discussing our working plan on the regular video-conferences, chatting in Microsoft Teams and posting our work on GitHub. </w:t>
      </w:r>
    </w:p>
    <w:p w14:paraId="23BEEAFD" w14:textId="77777777" w:rsidR="002C1A89" w:rsidRPr="003E35DB" w:rsidRDefault="002C1A89" w:rsidP="002C1A89"/>
    <w:p w14:paraId="1E9DD736" w14:textId="77777777" w:rsidR="002C1A89" w:rsidRPr="003E35DB" w:rsidRDefault="002C1A89" w:rsidP="002C1A89">
      <w:r w:rsidRPr="003E35DB">
        <w:t>All in all, our group worked really efficiently on  Assignment 2. The change that we will introduce is even better communication as now we have further developed our group working skills.</w:t>
      </w:r>
    </w:p>
    <w:p w14:paraId="28560231" w14:textId="77777777" w:rsidR="002C1A89" w:rsidRDefault="002C1A89" w:rsidP="002C1A89"/>
    <w:bookmarkEnd w:id="42"/>
    <w:p w14:paraId="22428C07" w14:textId="77777777" w:rsidR="00495EFB" w:rsidRPr="00495EFB" w:rsidRDefault="00495EFB" w:rsidP="00F30699">
      <w:pPr>
        <w:rPr>
          <w:rFonts w:ascii="Arial Nova Light" w:hAnsi="Arial Nova Light"/>
        </w:rPr>
      </w:pPr>
    </w:p>
    <w:p w14:paraId="1F5FCCD8" w14:textId="77777777" w:rsidR="00F30699" w:rsidRPr="00495EFB" w:rsidRDefault="00F30699" w:rsidP="00F30699">
      <w:pPr>
        <w:rPr>
          <w:del w:id="43" w:author="Brian Dean" w:date="2020-02-09T18:09:00Z"/>
          <w:rFonts w:ascii="Arial Nova Light" w:hAnsi="Arial Nova Light"/>
        </w:rPr>
      </w:pPr>
    </w:p>
    <w:p w14:paraId="394236B6" w14:textId="77777777" w:rsidR="00F30699" w:rsidRPr="00495EFB" w:rsidRDefault="00F30699" w:rsidP="00F30699">
      <w:pPr>
        <w:rPr>
          <w:del w:id="44" w:author="Brian Dean" w:date="2020-02-09T18:09:00Z"/>
          <w:rFonts w:ascii="Arial Nova Light" w:hAnsi="Arial Nova Light"/>
        </w:rPr>
      </w:pPr>
    </w:p>
    <w:p w14:paraId="3C39BF75" w14:textId="77777777" w:rsidR="00F30699" w:rsidRPr="00495EFB" w:rsidRDefault="00F30699" w:rsidP="00F30699">
      <w:pPr>
        <w:rPr>
          <w:del w:id="45" w:author="Brian Dean" w:date="2020-02-09T18:09:00Z"/>
          <w:rFonts w:ascii="Arial Nova Light" w:hAnsi="Arial Nova Light"/>
        </w:rPr>
      </w:pPr>
    </w:p>
    <w:p w14:paraId="0E72AF18" w14:textId="77777777" w:rsidR="00F30699" w:rsidRPr="00495EFB" w:rsidRDefault="00F30699" w:rsidP="00F30699">
      <w:pPr>
        <w:rPr>
          <w:del w:id="46" w:author="Brian Dean" w:date="2020-02-09T18:09:00Z"/>
          <w:rFonts w:ascii="Arial Nova Light" w:hAnsi="Arial Nova Light"/>
        </w:rPr>
      </w:pPr>
    </w:p>
    <w:p w14:paraId="2BB23965" w14:textId="6F508FBC" w:rsidR="004C0DD7" w:rsidRPr="00495EFB" w:rsidRDefault="004C0DD7">
      <w:pPr>
        <w:rPr>
          <w:del w:id="47" w:author="Brian Dean" w:date="2020-02-09T18:09:00Z"/>
        </w:rPr>
      </w:pPr>
    </w:p>
    <w:p w14:paraId="1880AA9A" w14:textId="77777777" w:rsidR="00495EFB" w:rsidRDefault="00495EFB" w:rsidP="00495EFB">
      <w:pPr>
        <w:pStyle w:val="Heading2"/>
      </w:pPr>
      <w:bookmarkStart w:id="48" w:name="_Toc32680028"/>
      <w:r>
        <w:t>Career Plans</w:t>
      </w:r>
      <w:bookmarkEnd w:id="48"/>
    </w:p>
    <w:p w14:paraId="3E2701A9" w14:textId="77777777" w:rsidR="002F0211" w:rsidRPr="00EB50BE" w:rsidRDefault="002F0211" w:rsidP="00046B9E">
      <w:pPr>
        <w:pStyle w:val="Heading3"/>
        <w:rPr>
          <w:ins w:id="49" w:author="Brian Dean" w:date="2020-02-09T18:09:00Z"/>
        </w:rPr>
      </w:pPr>
      <w:bookmarkStart w:id="50" w:name="_Toc32680029"/>
      <w:ins w:id="51" w:author="Brian Dean" w:date="2020-02-09T18:09:00Z">
        <w:r w:rsidRPr="00EB50BE">
          <w:t>Ideal jobs comparison:</w:t>
        </w:r>
        <w:bookmarkEnd w:id="50"/>
      </w:ins>
    </w:p>
    <w:p w14:paraId="0AB855C9" w14:textId="7F6CA15B" w:rsidR="00046B9E" w:rsidRDefault="002F0211" w:rsidP="002F0211">
      <w:ins w:id="52" w:author="Brian Dean" w:date="2020-02-09T18:09:00Z">
        <w:r w:rsidRPr="00EB50BE">
          <w:t>Every member of our team has different experience, dreams</w:t>
        </w:r>
      </w:ins>
      <w:del w:id="53" w:author="Brian Dean" w:date="2020-02-09T18:09:00Z">
        <w:r w:rsidR="00495EFB" w:rsidRPr="00495EFB">
          <w:delText>Compare</w:delText>
        </w:r>
      </w:del>
      <w:r w:rsidRPr="00EB50BE">
        <w:t xml:space="preserve"> and </w:t>
      </w:r>
      <w:del w:id="54" w:author="Brian Dean" w:date="2020-02-09T18:09:00Z">
        <w:r w:rsidR="00495EFB" w:rsidRPr="00495EFB">
          <w:delText xml:space="preserve">contrast the </w:delText>
        </w:r>
      </w:del>
      <w:r w:rsidRPr="00EB50BE">
        <w:t>career plans</w:t>
      </w:r>
      <w:ins w:id="55" w:author="Brian Dean" w:date="2020-02-09T18:09:00Z">
        <w:r w:rsidRPr="00EB50BE">
          <w:t xml:space="preserve">. Though, </w:t>
        </w:r>
      </w:ins>
      <w:r w:rsidR="00046B9E">
        <w:t>that</w:t>
      </w:r>
      <w:ins w:id="56" w:author="Brian Dean" w:date="2020-02-09T18:09:00Z">
        <w:r w:rsidRPr="00EB50BE">
          <w:t xml:space="preserve"> does not mean that there are no</w:t>
        </w:r>
      </w:ins>
      <w:del w:id="57" w:author="Brian Dean" w:date="2020-02-09T18:09:00Z">
        <w:r w:rsidR="00495EFB" w:rsidRPr="00495EFB">
          <w:delText>, including ideal jobs, for each person in the group. This may have changed due to feedback from Assignments 1 and 2. What</w:delText>
        </w:r>
      </w:del>
      <w:r w:rsidRPr="00EB50BE">
        <w:t xml:space="preserve"> common elements </w:t>
      </w:r>
      <w:ins w:id="58" w:author="Brian Dean" w:date="2020-02-09T18:09:00Z">
        <w:r w:rsidRPr="00EB50BE">
          <w:t>in our future job plans.</w:t>
        </w:r>
      </w:ins>
    </w:p>
    <w:p w14:paraId="05771A92" w14:textId="77777777" w:rsidR="00B3518B" w:rsidRPr="00EB50BE" w:rsidRDefault="00B3518B" w:rsidP="002F0211">
      <w:pPr>
        <w:rPr>
          <w:ins w:id="59" w:author="Brian Dean" w:date="2020-02-09T18:09:00Z"/>
        </w:rPr>
      </w:pPr>
    </w:p>
    <w:p w14:paraId="7AF62658" w14:textId="77777777" w:rsidR="002F0211" w:rsidRPr="00EB50BE" w:rsidRDefault="002F0211" w:rsidP="00046B9E">
      <w:pPr>
        <w:pStyle w:val="Heading4"/>
        <w:rPr>
          <w:ins w:id="60" w:author="Brian Dean" w:date="2020-02-09T18:09:00Z"/>
        </w:rPr>
      </w:pPr>
      <w:ins w:id="61" w:author="Brian Dean" w:date="2020-02-09T18:09:00Z">
        <w:r w:rsidRPr="00EB50BE">
          <w:t>Ideal jobs:</w:t>
        </w:r>
      </w:ins>
    </w:p>
    <w:p w14:paraId="5029F494" w14:textId="77777777" w:rsidR="002F0211" w:rsidRPr="00EB50BE" w:rsidRDefault="002F0211" w:rsidP="002F0211">
      <w:pPr>
        <w:rPr>
          <w:ins w:id="62" w:author="Brian Dean" w:date="2020-02-09T18:09:00Z"/>
        </w:rPr>
      </w:pPr>
      <w:ins w:id="63" w:author="Brian Dean" w:date="2020-02-09T18:09:00Z">
        <w:r w:rsidRPr="00EB50BE">
          <w:t>Jeremy - Chief Technology Officer</w:t>
        </w:r>
      </w:ins>
    </w:p>
    <w:p w14:paraId="7498C048" w14:textId="77777777" w:rsidR="002F0211" w:rsidRPr="00EB50BE" w:rsidRDefault="002F0211" w:rsidP="002F0211">
      <w:pPr>
        <w:rPr>
          <w:ins w:id="64" w:author="Brian Dean" w:date="2020-02-09T18:09:00Z"/>
        </w:rPr>
      </w:pPr>
      <w:ins w:id="65" w:author="Brian Dean" w:date="2020-02-09T18:09:00Z">
        <w:r w:rsidRPr="00EB50BE">
          <w:t>Brian - Solution Architect</w:t>
        </w:r>
      </w:ins>
    </w:p>
    <w:p w14:paraId="2315874A" w14:textId="77777777" w:rsidR="002F0211" w:rsidRPr="00EB50BE" w:rsidRDefault="002F0211" w:rsidP="002F0211">
      <w:pPr>
        <w:rPr>
          <w:ins w:id="66" w:author="Brian Dean" w:date="2020-02-09T18:09:00Z"/>
        </w:rPr>
      </w:pPr>
      <w:ins w:id="67" w:author="Brian Dean" w:date="2020-02-09T18:09:00Z">
        <w:r w:rsidRPr="00EB50BE">
          <w:t>Shane - Principal Data Insights Analyst</w:t>
        </w:r>
      </w:ins>
    </w:p>
    <w:p w14:paraId="0BF3E28D" w14:textId="2FB961E4" w:rsidR="002F0211" w:rsidRDefault="002F0211" w:rsidP="002F0211">
      <w:ins w:id="68" w:author="Brian Dean" w:date="2020-02-09T18:09:00Z">
        <w:r w:rsidRPr="00EB50BE">
          <w:t xml:space="preserve">Daria </w:t>
        </w:r>
      </w:ins>
      <w:r w:rsidR="00B3518B">
        <w:t>–</w:t>
      </w:r>
      <w:ins w:id="69" w:author="Brian Dean" w:date="2020-02-09T18:09:00Z">
        <w:r w:rsidRPr="00EB50BE">
          <w:t xml:space="preserve"> </w:t>
        </w:r>
      </w:ins>
      <w:r w:rsidR="00B3518B">
        <w:t>Machine Learning</w:t>
      </w:r>
      <w:ins w:id="70" w:author="Brian Dean" w:date="2020-02-09T18:09:00Z">
        <w:r w:rsidRPr="00EB50BE">
          <w:t xml:space="preserve"> Engineer</w:t>
        </w:r>
      </w:ins>
    </w:p>
    <w:p w14:paraId="7BE0F038" w14:textId="77777777" w:rsidR="00B3518B" w:rsidRPr="00EB50BE" w:rsidRDefault="00B3518B" w:rsidP="002F0211">
      <w:pPr>
        <w:rPr>
          <w:ins w:id="71" w:author="Brian Dean" w:date="2020-02-09T18:09:00Z"/>
        </w:rPr>
      </w:pPr>
    </w:p>
    <w:tbl>
      <w:tblPr>
        <w:tblpPr w:leftFromText="180" w:rightFromText="180" w:vertAnchor="text" w:horzAnchor="margin" w:tblpY="159"/>
        <w:tblW w:w="9720" w:type="dxa"/>
        <w:tblBorders>
          <w:top w:val="single" w:sz="4" w:space="0" w:color="auto"/>
        </w:tblBorders>
        <w:tblLook w:val="0000" w:firstRow="0" w:lastRow="0" w:firstColumn="0" w:lastColumn="0" w:noHBand="0" w:noVBand="0"/>
      </w:tblPr>
      <w:tblGrid>
        <w:gridCol w:w="2455"/>
        <w:gridCol w:w="2340"/>
        <w:gridCol w:w="2340"/>
        <w:gridCol w:w="2585"/>
      </w:tblGrid>
      <w:tr w:rsidR="002F0211" w:rsidRPr="00EB50BE" w14:paraId="08D8CADE" w14:textId="77777777" w:rsidTr="001846B3">
        <w:trPr>
          <w:trHeight w:val="100"/>
        </w:trPr>
        <w:tc>
          <w:tcPr>
            <w:tcW w:w="9720" w:type="dxa"/>
            <w:gridSpan w:val="4"/>
            <w:tcBorders>
              <w:left w:val="single" w:sz="4" w:space="0" w:color="auto"/>
              <w:bottom w:val="single" w:sz="4" w:space="0" w:color="auto"/>
              <w:right w:val="single" w:sz="4" w:space="0" w:color="auto"/>
            </w:tcBorders>
          </w:tcPr>
          <w:p w14:paraId="2646E556" w14:textId="77777777" w:rsidR="002F0211" w:rsidRPr="00EB50BE" w:rsidRDefault="002F0211" w:rsidP="001846B3">
            <w:pPr>
              <w:rPr>
                <w:ins w:id="72" w:author="Brian Dean" w:date="2020-02-09T18:09:00Z"/>
                <w:b/>
                <w:bCs/>
              </w:rPr>
            </w:pPr>
            <w:ins w:id="73" w:author="Brian Dean" w:date="2020-02-09T18:09:00Z">
              <w:r w:rsidRPr="00EB50BE">
                <w:rPr>
                  <w:b/>
                  <w:bCs/>
                </w:rPr>
                <w:lastRenderedPageBreak/>
                <w:t>What is the difference?</w:t>
              </w:r>
            </w:ins>
          </w:p>
        </w:tc>
      </w:tr>
      <w:tr w:rsidR="002F0211" w:rsidRPr="00EB50BE" w14:paraId="6A9965A4"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1470"/>
        </w:trPr>
        <w:tc>
          <w:tcPr>
            <w:tcW w:w="2455" w:type="dxa"/>
            <w:tcBorders>
              <w:top w:val="single" w:sz="4" w:space="0" w:color="auto"/>
            </w:tcBorders>
          </w:tcPr>
          <w:p w14:paraId="42027C5D" w14:textId="77777777" w:rsidR="00046B9E" w:rsidRDefault="002F0211" w:rsidP="00046B9E">
            <w:pPr>
              <w:jc w:val="center"/>
              <w:rPr>
                <w:b/>
                <w:bCs/>
              </w:rPr>
            </w:pPr>
            <w:ins w:id="74" w:author="Brian Dean" w:date="2020-02-09T18:09:00Z">
              <w:r w:rsidRPr="00EB50BE">
                <w:rPr>
                  <w:b/>
                  <w:bCs/>
                </w:rPr>
                <w:t>Chief Technology Officer</w:t>
              </w:r>
            </w:ins>
          </w:p>
          <w:p w14:paraId="7FEB6A15" w14:textId="7469C583" w:rsidR="002F0211" w:rsidRPr="00EB50BE" w:rsidRDefault="002F0211" w:rsidP="00046B9E">
            <w:pPr>
              <w:jc w:val="center"/>
              <w:rPr>
                <w:ins w:id="75" w:author="Brian Dean" w:date="2020-02-09T18:09:00Z"/>
                <w:b/>
                <w:bCs/>
              </w:rPr>
            </w:pPr>
            <w:ins w:id="76" w:author="Brian Dean" w:date="2020-02-09T18:09:00Z">
              <w:r w:rsidRPr="00EB50BE">
                <w:rPr>
                  <w:b/>
                  <w:bCs/>
                </w:rPr>
                <w:t>(Jeremy)</w:t>
              </w:r>
            </w:ins>
          </w:p>
          <w:p w14:paraId="055193C1" w14:textId="77777777" w:rsidR="002F0211" w:rsidRPr="00EB50BE" w:rsidRDefault="002F0211" w:rsidP="00046B9E">
            <w:pPr>
              <w:jc w:val="left"/>
              <w:rPr>
                <w:ins w:id="77" w:author="Brian Dean" w:date="2020-02-09T18:09:00Z"/>
              </w:rPr>
            </w:pPr>
            <w:ins w:id="78" w:author="Brian Dean" w:date="2020-02-09T18:09:00Z">
              <w:r w:rsidRPr="00EB50BE">
                <w:t>The main work of the Chief Technology Officer is making decisions for the overarching technology infrastructure that closely align with the organization's goals.</w:t>
              </w:r>
            </w:ins>
          </w:p>
        </w:tc>
        <w:tc>
          <w:tcPr>
            <w:tcW w:w="2340" w:type="dxa"/>
            <w:tcBorders>
              <w:top w:val="single" w:sz="4" w:space="0" w:color="auto"/>
            </w:tcBorders>
          </w:tcPr>
          <w:p w14:paraId="20E09FE2" w14:textId="77777777" w:rsidR="00046B9E" w:rsidRDefault="002F0211" w:rsidP="00046B9E">
            <w:pPr>
              <w:jc w:val="center"/>
              <w:rPr>
                <w:b/>
                <w:bCs/>
              </w:rPr>
            </w:pPr>
            <w:ins w:id="79" w:author="Brian Dean" w:date="2020-02-09T18:09:00Z">
              <w:r w:rsidRPr="00EB50BE">
                <w:rPr>
                  <w:b/>
                  <w:bCs/>
                </w:rPr>
                <w:t xml:space="preserve">Solution </w:t>
              </w:r>
            </w:ins>
          </w:p>
          <w:p w14:paraId="2C0E5B08" w14:textId="77777777" w:rsidR="00046B9E" w:rsidRDefault="002F0211" w:rsidP="00046B9E">
            <w:pPr>
              <w:jc w:val="center"/>
              <w:rPr>
                <w:b/>
                <w:bCs/>
              </w:rPr>
            </w:pPr>
            <w:ins w:id="80" w:author="Brian Dean" w:date="2020-02-09T18:09:00Z">
              <w:r w:rsidRPr="00EB50BE">
                <w:rPr>
                  <w:b/>
                  <w:bCs/>
                </w:rPr>
                <w:t xml:space="preserve">Architect </w:t>
              </w:r>
            </w:ins>
          </w:p>
          <w:p w14:paraId="259E0AC9" w14:textId="64625972" w:rsidR="002F0211" w:rsidRPr="00EB50BE" w:rsidRDefault="002F0211" w:rsidP="00046B9E">
            <w:pPr>
              <w:jc w:val="center"/>
              <w:rPr>
                <w:ins w:id="81" w:author="Brian Dean" w:date="2020-02-09T18:09:00Z"/>
                <w:b/>
                <w:bCs/>
              </w:rPr>
            </w:pPr>
            <w:ins w:id="82" w:author="Brian Dean" w:date="2020-02-09T18:09:00Z">
              <w:r w:rsidRPr="00EB50BE">
                <w:rPr>
                  <w:b/>
                  <w:bCs/>
                </w:rPr>
                <w:t>(Brian)</w:t>
              </w:r>
            </w:ins>
          </w:p>
          <w:p w14:paraId="3B109949" w14:textId="6A3D9DBA" w:rsidR="002F0211" w:rsidRPr="00EB50BE" w:rsidRDefault="002F0211" w:rsidP="00046B9E">
            <w:pPr>
              <w:jc w:val="left"/>
              <w:rPr>
                <w:ins w:id="83" w:author="Brian Dean" w:date="2020-02-09T18:09:00Z"/>
              </w:rPr>
            </w:pPr>
            <w:ins w:id="84" w:author="Brian Dean" w:date="2020-02-09T18:09:00Z">
              <w:r w:rsidRPr="00EB50BE">
                <w:t>A Solution Architect is responsible for the design of one or more applications or services within an organization and is typically part of a solution development team.</w:t>
              </w:r>
            </w:ins>
          </w:p>
        </w:tc>
        <w:tc>
          <w:tcPr>
            <w:tcW w:w="2340" w:type="dxa"/>
            <w:tcBorders>
              <w:top w:val="single" w:sz="4" w:space="0" w:color="auto"/>
            </w:tcBorders>
          </w:tcPr>
          <w:p w14:paraId="06D55E50" w14:textId="77777777" w:rsidR="002F0211" w:rsidRPr="00EB50BE" w:rsidRDefault="002F0211" w:rsidP="00046B9E">
            <w:pPr>
              <w:jc w:val="center"/>
              <w:rPr>
                <w:ins w:id="85" w:author="Brian Dean" w:date="2020-02-09T18:09:00Z"/>
                <w:b/>
                <w:bCs/>
              </w:rPr>
            </w:pPr>
            <w:ins w:id="86" w:author="Brian Dean" w:date="2020-02-09T18:09:00Z">
              <w:r w:rsidRPr="00EB50BE">
                <w:rPr>
                  <w:b/>
                  <w:bCs/>
                </w:rPr>
                <w:t>Principal Data Insights Analyst (Shane)</w:t>
              </w:r>
            </w:ins>
          </w:p>
          <w:p w14:paraId="428FDFE8" w14:textId="77777777" w:rsidR="002F0211" w:rsidRPr="00EB50BE" w:rsidRDefault="002F0211" w:rsidP="00046B9E">
            <w:pPr>
              <w:jc w:val="left"/>
              <w:rPr>
                <w:ins w:id="87" w:author="Brian Dean" w:date="2020-02-09T18:09:00Z"/>
              </w:rPr>
            </w:pPr>
            <w:ins w:id="88" w:author="Brian Dean" w:date="2020-02-09T18:09:00Z">
              <w:r w:rsidRPr="00EB50BE">
                <w:t>A Principal Data Insights Analyst uses data analytics to develop tools that provide clear, accurate and insightful information.</w:t>
              </w:r>
            </w:ins>
          </w:p>
        </w:tc>
        <w:tc>
          <w:tcPr>
            <w:tcW w:w="2585" w:type="dxa"/>
            <w:tcBorders>
              <w:top w:val="single" w:sz="4" w:space="0" w:color="auto"/>
            </w:tcBorders>
          </w:tcPr>
          <w:p w14:paraId="44E17915" w14:textId="6B1666AA" w:rsidR="00046B9E" w:rsidRDefault="00B3518B" w:rsidP="00046B9E">
            <w:pPr>
              <w:jc w:val="center"/>
              <w:rPr>
                <w:b/>
                <w:bCs/>
              </w:rPr>
            </w:pPr>
            <w:r>
              <w:rPr>
                <w:b/>
                <w:bCs/>
              </w:rPr>
              <w:t>Machine Learning</w:t>
            </w:r>
            <w:ins w:id="89" w:author="Brian Dean" w:date="2020-02-09T18:09:00Z">
              <w:r w:rsidR="002F0211" w:rsidRPr="00EB50BE">
                <w:rPr>
                  <w:b/>
                  <w:bCs/>
                </w:rPr>
                <w:t xml:space="preserve"> Engineer </w:t>
              </w:r>
            </w:ins>
          </w:p>
          <w:p w14:paraId="248D8DA4" w14:textId="18CB289B" w:rsidR="002F0211" w:rsidRPr="00EB50BE" w:rsidRDefault="002F0211" w:rsidP="00046B9E">
            <w:pPr>
              <w:jc w:val="center"/>
              <w:rPr>
                <w:ins w:id="90" w:author="Brian Dean" w:date="2020-02-09T18:09:00Z"/>
                <w:b/>
                <w:bCs/>
              </w:rPr>
            </w:pPr>
            <w:ins w:id="91" w:author="Brian Dean" w:date="2020-02-09T18:09:00Z">
              <w:r w:rsidRPr="00EB50BE">
                <w:rPr>
                  <w:b/>
                  <w:bCs/>
                </w:rPr>
                <w:t>(Daria)</w:t>
              </w:r>
            </w:ins>
          </w:p>
          <w:p w14:paraId="657F958E" w14:textId="77777777" w:rsidR="002F0211" w:rsidRPr="00EB50BE" w:rsidRDefault="002F0211" w:rsidP="00046B9E">
            <w:pPr>
              <w:jc w:val="left"/>
              <w:rPr>
                <w:ins w:id="92" w:author="Brian Dean" w:date="2020-02-09T18:09:00Z"/>
              </w:rPr>
            </w:pPr>
            <w:ins w:id="93" w:author="Brian Dean" w:date="2020-02-09T18:09:00Z">
              <w:r w:rsidRPr="00EB50BE">
                <w:t>An artificial intelligence engineer works with algorithms, neural networks and other tools to advance the field of artificial intelligence in some way.</w:t>
              </w:r>
            </w:ins>
          </w:p>
        </w:tc>
      </w:tr>
      <w:tr w:rsidR="002F0211" w:rsidRPr="00EB50BE" w14:paraId="53CD9611"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390"/>
        </w:trPr>
        <w:tc>
          <w:tcPr>
            <w:tcW w:w="9720" w:type="dxa"/>
            <w:gridSpan w:val="4"/>
          </w:tcPr>
          <w:p w14:paraId="19DD247D" w14:textId="77777777" w:rsidR="002F0211" w:rsidRPr="00EB50BE" w:rsidRDefault="002F0211" w:rsidP="001846B3">
            <w:pPr>
              <w:rPr>
                <w:ins w:id="94" w:author="Brian Dean" w:date="2020-02-09T18:09:00Z"/>
                <w:b/>
                <w:bCs/>
              </w:rPr>
            </w:pPr>
            <w:ins w:id="95" w:author="Brian Dean" w:date="2020-02-09T18:09:00Z">
              <w:r w:rsidRPr="00EB50BE">
                <w:rPr>
                  <w:b/>
                  <w:bCs/>
                </w:rPr>
                <w:t>What is similar?</w:t>
              </w:r>
            </w:ins>
          </w:p>
        </w:tc>
      </w:tr>
      <w:tr w:rsidR="002F0211" w:rsidRPr="00EB50BE" w14:paraId="3898CC1D"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782"/>
        </w:trPr>
        <w:tc>
          <w:tcPr>
            <w:tcW w:w="9720" w:type="dxa"/>
            <w:gridSpan w:val="4"/>
          </w:tcPr>
          <w:p w14:paraId="1102EF08" w14:textId="77777777" w:rsidR="002F0211" w:rsidRPr="00EB50BE" w:rsidRDefault="002F0211" w:rsidP="001846B3">
            <w:pPr>
              <w:rPr>
                <w:ins w:id="96" w:author="Brian Dean" w:date="2020-02-09T18:09:00Z"/>
              </w:rPr>
            </w:pPr>
            <w:ins w:id="97" w:author="Brian Dean" w:date="2020-02-09T18:09:00Z">
              <w:r w:rsidRPr="00EB50BE">
                <w:t>They need to have a deep IT knowledge and they should be aware of new and existing technologies and use their technical vision for a particular solution.</w:t>
              </w:r>
            </w:ins>
          </w:p>
        </w:tc>
      </w:tr>
    </w:tbl>
    <w:p w14:paraId="4DEC681B" w14:textId="77777777" w:rsidR="002F0211" w:rsidRPr="00EB50BE" w:rsidRDefault="002F0211" w:rsidP="002F0211">
      <w:pPr>
        <w:rPr>
          <w:ins w:id="98" w:author="Brian Dean" w:date="2020-02-09T18:09:00Z"/>
        </w:rPr>
      </w:pPr>
    </w:p>
    <w:p w14:paraId="0162A316" w14:textId="77777777" w:rsidR="002F0211" w:rsidRPr="00EB50BE" w:rsidRDefault="002F0211" w:rsidP="002F0211">
      <w:pPr>
        <w:rPr>
          <w:ins w:id="99" w:author="Brian Dean" w:date="2020-02-09T18:09:00Z"/>
        </w:rPr>
      </w:pPr>
    </w:p>
    <w:p w14:paraId="51D30F26" w14:textId="77777777" w:rsidR="002F0211" w:rsidRPr="00EB50BE" w:rsidRDefault="002F0211" w:rsidP="002F0211">
      <w:pPr>
        <w:rPr>
          <w:ins w:id="100" w:author="Brian Dean" w:date="2020-02-09T18:09:00Z"/>
          <w:b/>
          <w:bCs/>
        </w:rPr>
      </w:pPr>
      <w:ins w:id="101" w:author="Brian Dean" w:date="2020-02-09T18:09:00Z">
        <w:r w:rsidRPr="00EB50BE">
          <w:rPr>
            <w:b/>
            <w:bCs/>
          </w:rPr>
          <w:t>Career plans comparison:</w:t>
        </w:r>
      </w:ins>
    </w:p>
    <w:p w14:paraId="28F8F6B4" w14:textId="11141F93" w:rsidR="002F0211" w:rsidRDefault="002F0211" w:rsidP="002F0211">
      <w:ins w:id="102" w:author="Brian Dean" w:date="2020-02-09T18:09:00Z">
        <w:r w:rsidRPr="00EB50BE">
          <w:t xml:space="preserve">Jeremy: “After finishing my </w:t>
        </w:r>
      </w:ins>
      <w:ins w:id="103" w:author="Brian Dean" w:date="2020-02-10T08:06:00Z">
        <w:r w:rsidR="00222D4B" w:rsidRPr="00EB50BE">
          <w:t>bachelor’s</w:t>
        </w:r>
      </w:ins>
      <w:del w:id="104" w:author="Brian Dean" w:date="2020-02-10T08:06:00Z">
        <w:r w:rsidRPr="00EB50BE">
          <w:delText>bachelor</w:delText>
        </w:r>
      </w:del>
      <w:ins w:id="105" w:author="Brian Dean" w:date="2020-02-09T18:09:00Z">
        <w:r w:rsidRPr="00EB50BE">
          <w:t xml:space="preserve"> degree, I am either thinking of doing a masters or moving into a degree in business. With these steps I am hoping it will lead me to greater opportunities of growth to then be in a CIO</w:t>
        </w:r>
      </w:ins>
      <w:del w:id="106" w:author="Brian Dean" w:date="2020-02-09T18:09:00Z">
        <w:r w:rsidR="00495EFB" w:rsidRPr="00495EFB">
          <w:delText>are there, if any? What differentiates each</w:delText>
        </w:r>
      </w:del>
      <w:ins w:id="107" w:author="Brian Dean" w:date="2020-02-10T08:06:00Z">
        <w:r w:rsidRPr="00EB50BE">
          <w:t>CIO</w:t>
        </w:r>
      </w:ins>
      <w:r w:rsidRPr="00EB50BE">
        <w:t xml:space="preserve"> position </w:t>
      </w:r>
      <w:ins w:id="108" w:author="Brian Dean" w:date="2020-02-09T18:09:00Z">
        <w:r w:rsidRPr="00EB50BE">
          <w:t>in the next 8-10 years.”</w:t>
        </w:r>
      </w:ins>
    </w:p>
    <w:p w14:paraId="4C0BFB1B" w14:textId="77777777" w:rsidR="00046B9E" w:rsidRPr="00EB50BE" w:rsidRDefault="00046B9E" w:rsidP="002F0211">
      <w:pPr>
        <w:rPr>
          <w:ins w:id="109" w:author="Brian Dean" w:date="2020-02-09T18:09:00Z"/>
        </w:rPr>
      </w:pPr>
    </w:p>
    <w:p w14:paraId="721D1F52" w14:textId="02AD1733" w:rsidR="002F0211" w:rsidRDefault="002F0211" w:rsidP="002F0211">
      <w:ins w:id="110" w:author="Brian Dean" w:date="2020-02-09T18:09:00Z">
        <w:r w:rsidRPr="00EB50BE">
          <w:t xml:space="preserve">Brian: “Skills and knowledge I will need to acquire </w:t>
        </w:r>
      </w:ins>
      <w:del w:id="111" w:author="Brian Dean" w:date="2020-02-09T18:09:00Z">
        <w:r w:rsidR="00495EFB" w:rsidRPr="00495EFB">
          <w:delText xml:space="preserve">from the others, if anything? How similar or different </w:delText>
        </w:r>
      </w:del>
      <w:r w:rsidRPr="00EB50BE">
        <w:t xml:space="preserve">are </w:t>
      </w:r>
      <w:ins w:id="112" w:author="Brian Dean" w:date="2020-02-09T18:09:00Z">
        <w:r w:rsidRPr="00EB50BE">
          <w:t>in the areas of engineering and software architecture design, cloud development and IT architecture. Obtaining positions with companies developing and working with cloud technologies will provide real world experience. Importantly obtaining a degree in IT will be an excellent start to filling these gaps in my knowledge, as well as further learning of AWS services.”</w:t>
        </w:r>
      </w:ins>
    </w:p>
    <w:p w14:paraId="455FB194" w14:textId="77777777" w:rsidR="00046B9E" w:rsidRPr="00EB50BE" w:rsidRDefault="00046B9E" w:rsidP="002F0211">
      <w:pPr>
        <w:rPr>
          <w:ins w:id="113" w:author="Brian Dean" w:date="2020-02-09T18:09:00Z"/>
        </w:rPr>
      </w:pPr>
    </w:p>
    <w:p w14:paraId="62477503" w14:textId="032C6180" w:rsidR="002F0211" w:rsidRDefault="002F0211" w:rsidP="002F0211">
      <w:ins w:id="114" w:author="Brian Dean" w:date="2020-02-09T18:09:00Z">
        <w:r w:rsidRPr="00EB50BE">
          <w:t>Shane: “My primary</w:t>
        </w:r>
      </w:ins>
      <w:del w:id="115" w:author="Brian Dean" w:date="2020-02-09T18:09:00Z">
        <w:r w:rsidR="00495EFB" w:rsidRPr="00495EFB">
          <w:delText>your</w:delText>
        </w:r>
      </w:del>
      <w:r w:rsidRPr="00EB50BE">
        <w:t xml:space="preserve"> career </w:t>
      </w:r>
      <w:ins w:id="116" w:author="Brian Dean" w:date="2020-02-09T18:09:00Z">
        <w:r w:rsidRPr="00EB50BE">
          <w:t xml:space="preserve">interest is working in the area of higher management for a multinational corporation. With my current experience as owner-director of an international furniture manufacturing and export company, global property management and managing an international school, I feel that my personal on the job experience is suffice. In the modern-day, however, I do require more skills and actual “black and white” qualifications. </w:t>
        </w:r>
        <w:proofErr w:type="spellStart"/>
        <w:r w:rsidRPr="00EB50BE">
          <w:t>For</w:t>
        </w:r>
      </w:ins>
      <w:del w:id="117" w:author="Brian Dean" w:date="2020-02-09T18:09:00Z">
        <w:r w:rsidR="00495EFB" w:rsidRPr="00495EFB">
          <w:delText>plans across the group? This is new for</w:delText>
        </w:r>
      </w:del>
      <w:ins w:id="118" w:author="Brian Dean" w:date="2020-02-10T08:06:00Z">
        <w:r w:rsidRPr="00EB50BE">
          <w:t>For</w:t>
        </w:r>
      </w:ins>
      <w:proofErr w:type="spellEnd"/>
      <w:r w:rsidRPr="00EB50BE">
        <w:t xml:space="preserve"> this </w:t>
      </w:r>
      <w:ins w:id="119" w:author="Brian Dean" w:date="2020-02-09T18:09:00Z">
        <w:r w:rsidRPr="00EB50BE">
          <w:t>reason, I am undergoing a Bachelor of International Business which I hope shall be acquired within the next three years.”</w:t>
        </w:r>
      </w:ins>
      <w:del w:id="120" w:author="Brian Dean" w:date="2020-02-09T18:09:00Z">
        <w:r w:rsidR="00495EFB" w:rsidRPr="00495EFB">
          <w:delText>assignment.</w:delText>
        </w:r>
      </w:del>
    </w:p>
    <w:p w14:paraId="58A510BD" w14:textId="3CAF3D09" w:rsidR="00046B9E" w:rsidRDefault="00046B9E" w:rsidP="002F0211"/>
    <w:p w14:paraId="105D9306" w14:textId="77777777" w:rsidR="00B3518B" w:rsidRDefault="00B3518B" w:rsidP="00B3518B">
      <w:pPr>
        <w:rPr>
          <w:ins w:id="121" w:author="Brian Dean" w:date="2020-02-09T18:09:00Z"/>
        </w:rPr>
      </w:pPr>
      <w:ins w:id="122" w:author="Brian Dean" w:date="2020-02-09T18:09:00Z">
        <w:r w:rsidRPr="00EB50BE">
          <w:t>Daria: “In parallel with studying at the University, I will be studying Machine Learning in Python using online courses. After mastering the essential skills, I can get an internship as a data science engineer. My next step is working as a data science engineer for several years to get an experience and then find a work in an international company as Machine Learnin</w:t>
        </w:r>
        <w:r>
          <w:t>g Engineer”</w:t>
        </w:r>
      </w:ins>
    </w:p>
    <w:p w14:paraId="29C547BB" w14:textId="77777777" w:rsidR="00B3518B" w:rsidRPr="00EB50BE" w:rsidRDefault="00B3518B" w:rsidP="00B3518B"/>
    <w:p w14:paraId="20640139" w14:textId="3C3FA34A" w:rsidR="00495EFB" w:rsidRDefault="00495EFB" w:rsidP="00B3518B"/>
    <w:p w14:paraId="09AF94C6" w14:textId="20581132" w:rsidR="00B3518B" w:rsidRDefault="00B3518B">
      <w:pPr>
        <w:rPr>
          <w:rFonts w:eastAsiaTheme="majorEastAsia" w:cstheme="majorBidi"/>
          <w:color w:val="C40827"/>
          <w:sz w:val="26"/>
          <w:szCs w:val="26"/>
        </w:rPr>
      </w:pPr>
    </w:p>
    <w:p w14:paraId="6D98726B" w14:textId="1BFBAA14" w:rsidR="00B3518B" w:rsidRDefault="00B3518B">
      <w:pPr>
        <w:rPr>
          <w:rFonts w:eastAsiaTheme="majorEastAsia" w:cstheme="majorBidi"/>
          <w:color w:val="C40827"/>
          <w:sz w:val="26"/>
          <w:szCs w:val="26"/>
        </w:rPr>
      </w:pPr>
    </w:p>
    <w:p w14:paraId="20B87BC9" w14:textId="6B9B665E" w:rsidR="00B3518B" w:rsidRDefault="00B3518B">
      <w:pPr>
        <w:rPr>
          <w:rFonts w:eastAsiaTheme="majorEastAsia" w:cstheme="majorBidi"/>
          <w:color w:val="C40827"/>
          <w:sz w:val="26"/>
          <w:szCs w:val="26"/>
        </w:rPr>
      </w:pPr>
    </w:p>
    <w:tbl>
      <w:tblPr>
        <w:tblStyle w:val="TableGrid"/>
        <w:tblW w:w="0" w:type="auto"/>
        <w:tblLook w:val="04A0" w:firstRow="1" w:lastRow="0" w:firstColumn="1" w:lastColumn="0" w:noHBand="0" w:noVBand="1"/>
      </w:tblPr>
      <w:tblGrid>
        <w:gridCol w:w="2254"/>
        <w:gridCol w:w="2254"/>
        <w:gridCol w:w="2254"/>
        <w:gridCol w:w="2254"/>
      </w:tblGrid>
      <w:tr w:rsidR="00AF1AA8" w14:paraId="6A25093A" w14:textId="77777777" w:rsidTr="00F62D3A">
        <w:trPr>
          <w:trHeight w:val="409"/>
        </w:trPr>
        <w:tc>
          <w:tcPr>
            <w:tcW w:w="9016" w:type="dxa"/>
            <w:gridSpan w:val="4"/>
          </w:tcPr>
          <w:p w14:paraId="74DD5579" w14:textId="77777777" w:rsidR="00AF1AA8" w:rsidRDefault="00AF1AA8" w:rsidP="00F62D3A">
            <w:pPr>
              <w:rPr>
                <w:rFonts w:eastAsiaTheme="majorEastAsia" w:cstheme="majorBidi"/>
                <w:color w:val="C40827"/>
                <w:sz w:val="26"/>
                <w:szCs w:val="26"/>
              </w:rPr>
            </w:pPr>
            <w:ins w:id="123" w:author="Brian Dean" w:date="2020-02-09T18:09:00Z">
              <w:r w:rsidRPr="00EB50BE">
                <w:rPr>
                  <w:b/>
                  <w:bCs/>
                </w:rPr>
                <w:lastRenderedPageBreak/>
                <w:t>What is differen</w:t>
              </w:r>
            </w:ins>
            <w:r>
              <w:rPr>
                <w:b/>
                <w:bCs/>
              </w:rPr>
              <w:t>t</w:t>
            </w:r>
            <w:ins w:id="124" w:author="Brian Dean" w:date="2020-02-09T18:09:00Z">
              <w:r w:rsidRPr="00EB50BE">
                <w:rPr>
                  <w:b/>
                  <w:bCs/>
                </w:rPr>
                <w:t>?</w:t>
              </w:r>
            </w:ins>
          </w:p>
        </w:tc>
      </w:tr>
      <w:tr w:rsidR="00AF1AA8" w14:paraId="771FEA33" w14:textId="77777777" w:rsidTr="00F62D3A">
        <w:tc>
          <w:tcPr>
            <w:tcW w:w="2254" w:type="dxa"/>
          </w:tcPr>
          <w:p w14:paraId="29DFE318" w14:textId="77777777" w:rsidR="00AF1AA8" w:rsidRPr="00B3518B" w:rsidRDefault="00AF1AA8" w:rsidP="00F62D3A">
            <w:pPr>
              <w:jc w:val="center"/>
              <w:rPr>
                <w:rFonts w:eastAsiaTheme="majorEastAsia"/>
                <w:b/>
                <w:bCs/>
              </w:rPr>
            </w:pPr>
            <w:r w:rsidRPr="00B3518B">
              <w:rPr>
                <w:rFonts w:eastAsiaTheme="majorEastAsia"/>
                <w:b/>
                <w:bCs/>
              </w:rPr>
              <w:t>Shane</w:t>
            </w:r>
          </w:p>
          <w:p w14:paraId="0D17CE36" w14:textId="77777777" w:rsidR="00AF1AA8" w:rsidRDefault="00AF1AA8" w:rsidP="00F62D3A">
            <w:pPr>
              <w:jc w:val="left"/>
              <w:rPr>
                <w:rFonts w:eastAsiaTheme="majorEastAsia"/>
              </w:rPr>
            </w:pPr>
            <w:r>
              <w:rPr>
                <w:rFonts w:eastAsiaTheme="majorEastAsia"/>
              </w:rPr>
              <w:t>Shane relies on his previous career experiences as well as on developing more skills and obtaining “black and white” qualifications</w:t>
            </w:r>
          </w:p>
        </w:tc>
        <w:tc>
          <w:tcPr>
            <w:tcW w:w="2254" w:type="dxa"/>
          </w:tcPr>
          <w:p w14:paraId="654EB3D3" w14:textId="77777777" w:rsidR="00AF1AA8" w:rsidRPr="00B3518B" w:rsidRDefault="00AF1AA8" w:rsidP="00F62D3A">
            <w:pPr>
              <w:jc w:val="center"/>
              <w:rPr>
                <w:rFonts w:eastAsiaTheme="majorEastAsia"/>
                <w:b/>
                <w:bCs/>
              </w:rPr>
            </w:pPr>
            <w:r w:rsidRPr="00B3518B">
              <w:rPr>
                <w:rFonts w:eastAsiaTheme="majorEastAsia"/>
                <w:b/>
                <w:bCs/>
              </w:rPr>
              <w:t>Brian</w:t>
            </w:r>
          </w:p>
          <w:p w14:paraId="17558710" w14:textId="77777777" w:rsidR="00AF1AA8" w:rsidRDefault="00AF1AA8" w:rsidP="00F62D3A">
            <w:pPr>
              <w:jc w:val="left"/>
              <w:rPr>
                <w:rFonts w:eastAsiaTheme="majorEastAsia"/>
              </w:rPr>
            </w:pPr>
            <w:r>
              <w:rPr>
                <w:rFonts w:eastAsiaTheme="majorEastAsia"/>
              </w:rPr>
              <w:t>In addition to obtaining a degree in I.T., Brian is planning to learn AWS technologies.</w:t>
            </w:r>
          </w:p>
        </w:tc>
        <w:tc>
          <w:tcPr>
            <w:tcW w:w="2254" w:type="dxa"/>
          </w:tcPr>
          <w:p w14:paraId="472B2962" w14:textId="77777777" w:rsidR="00AF1AA8" w:rsidRPr="00EB50BE" w:rsidRDefault="00AF1AA8" w:rsidP="00F62D3A">
            <w:pPr>
              <w:jc w:val="center"/>
              <w:rPr>
                <w:ins w:id="125" w:author="Brian Dean" w:date="2020-02-09T18:09:00Z"/>
                <w:b/>
                <w:bCs/>
              </w:rPr>
            </w:pPr>
            <w:ins w:id="126" w:author="Brian Dean" w:date="2020-02-09T18:09:00Z">
              <w:r w:rsidRPr="00EB50BE">
                <w:rPr>
                  <w:b/>
                  <w:bCs/>
                </w:rPr>
                <w:t>Jeremy</w:t>
              </w:r>
            </w:ins>
          </w:p>
          <w:p w14:paraId="5DDF73C2" w14:textId="77777777" w:rsidR="00AF1AA8" w:rsidRDefault="00AF1AA8" w:rsidP="00F62D3A">
            <w:pPr>
              <w:jc w:val="left"/>
              <w:rPr>
                <w:rFonts w:eastAsiaTheme="majorEastAsia"/>
              </w:rPr>
            </w:pPr>
            <w:ins w:id="127" w:author="Brian Dean" w:date="2020-02-09T18:09:00Z">
              <w:r w:rsidRPr="00EB50BE">
                <w:t>Jeremy’s plan is to do masters or move into a degree in business.</w:t>
              </w:r>
            </w:ins>
          </w:p>
        </w:tc>
        <w:tc>
          <w:tcPr>
            <w:tcW w:w="2254" w:type="dxa"/>
          </w:tcPr>
          <w:p w14:paraId="6068CD8A" w14:textId="77777777" w:rsidR="00AF1AA8" w:rsidRPr="00EB50BE" w:rsidRDefault="00AF1AA8" w:rsidP="00F62D3A">
            <w:pPr>
              <w:jc w:val="center"/>
              <w:rPr>
                <w:ins w:id="128" w:author="Brian Dean" w:date="2020-02-09T18:09:00Z"/>
                <w:b/>
                <w:bCs/>
              </w:rPr>
            </w:pPr>
            <w:ins w:id="129" w:author="Brian Dean" w:date="2020-02-09T18:09:00Z">
              <w:r w:rsidRPr="00EB50BE">
                <w:rPr>
                  <w:b/>
                  <w:bCs/>
                </w:rPr>
                <w:t>Daria</w:t>
              </w:r>
            </w:ins>
          </w:p>
          <w:p w14:paraId="2FA20ED6" w14:textId="77777777" w:rsidR="00AF1AA8" w:rsidRDefault="00AF1AA8" w:rsidP="00F62D3A">
            <w:pPr>
              <w:jc w:val="left"/>
              <w:rPr>
                <w:rFonts w:eastAsiaTheme="majorEastAsia"/>
              </w:rPr>
            </w:pPr>
            <w:ins w:id="130" w:author="Brian Dean" w:date="2020-02-09T18:09:00Z">
              <w:r w:rsidRPr="00EB50BE">
                <w:t>Daria is going to develop necessary skills using online courses.</w:t>
              </w:r>
            </w:ins>
          </w:p>
        </w:tc>
      </w:tr>
      <w:tr w:rsidR="00AF1AA8" w14:paraId="307ABE20" w14:textId="77777777" w:rsidTr="00F62D3A">
        <w:trPr>
          <w:trHeight w:val="307"/>
        </w:trPr>
        <w:tc>
          <w:tcPr>
            <w:tcW w:w="9016" w:type="dxa"/>
            <w:gridSpan w:val="4"/>
          </w:tcPr>
          <w:p w14:paraId="1E68AB27" w14:textId="77777777" w:rsidR="00AF1AA8" w:rsidRDefault="00AF1AA8" w:rsidP="00F62D3A">
            <w:pPr>
              <w:rPr>
                <w:rFonts w:eastAsiaTheme="majorEastAsia"/>
              </w:rPr>
            </w:pPr>
            <w:ins w:id="131" w:author="Brian Dean" w:date="2020-02-09T18:09:00Z">
              <w:r w:rsidRPr="00EB50BE">
                <w:rPr>
                  <w:b/>
                  <w:bCs/>
                </w:rPr>
                <w:t>What is similar?</w:t>
              </w:r>
            </w:ins>
          </w:p>
        </w:tc>
      </w:tr>
      <w:tr w:rsidR="00AF1AA8" w14:paraId="7FBEE4FE" w14:textId="77777777" w:rsidTr="00F62D3A">
        <w:tc>
          <w:tcPr>
            <w:tcW w:w="9016" w:type="dxa"/>
            <w:gridSpan w:val="4"/>
          </w:tcPr>
          <w:p w14:paraId="6FDCABFC" w14:textId="77777777" w:rsidR="00AF1AA8" w:rsidRDefault="00AF1AA8" w:rsidP="00F62D3A">
            <w:pPr>
              <w:rPr>
                <w:rFonts w:eastAsiaTheme="majorEastAsia"/>
              </w:rPr>
            </w:pPr>
            <w:ins w:id="132" w:author="Brian Dean" w:date="2020-02-09T18:09:00Z">
              <w:r w:rsidRPr="00EB50BE">
                <w:t>To achieve their goals, everyone needs to get the necessary skills and education, that will take several years.</w:t>
              </w:r>
            </w:ins>
          </w:p>
        </w:tc>
      </w:tr>
    </w:tbl>
    <w:p w14:paraId="7E2B6B21" w14:textId="77777777" w:rsidR="00B3518B" w:rsidRPr="00495EFB" w:rsidRDefault="00B3518B">
      <w:pPr>
        <w:rPr>
          <w:rFonts w:eastAsiaTheme="majorEastAsia" w:cstheme="majorBidi"/>
          <w:color w:val="C40827"/>
          <w:sz w:val="26"/>
          <w:szCs w:val="26"/>
        </w:rPr>
      </w:pPr>
    </w:p>
    <w:p w14:paraId="3DC2F63A" w14:textId="7B40B424" w:rsidR="00663667" w:rsidRDefault="004C0DD7" w:rsidP="004C0DD7">
      <w:pPr>
        <w:pStyle w:val="Heading2"/>
      </w:pPr>
      <w:bookmarkStart w:id="133" w:name="_Toc32680030"/>
      <w:r>
        <w:t>Tools</w:t>
      </w:r>
      <w:bookmarkEnd w:id="133"/>
    </w:p>
    <w:p w14:paraId="6EE77604" w14:textId="77777777" w:rsidR="00BF06AF" w:rsidRDefault="00BF06AF" w:rsidP="007613B0"/>
    <w:p w14:paraId="605C979F" w14:textId="0FE2125F" w:rsidR="007613B0" w:rsidRDefault="007613B0" w:rsidP="007B1B54">
      <w:r>
        <w:t>G6 Internet Explorers Team website:</w:t>
      </w:r>
    </w:p>
    <w:p w14:paraId="5B319BEE" w14:textId="45EF4E5E" w:rsidR="007613B0" w:rsidRDefault="007613B0" w:rsidP="007613B0">
      <w:pPr>
        <w:rPr>
          <w:rStyle w:val="Hyperlink"/>
        </w:rPr>
      </w:pPr>
      <w:r w:rsidRPr="00022F52">
        <w:t xml:space="preserve"> </w:t>
      </w:r>
      <w:hyperlink r:id="rId21" w:history="1">
        <w:r>
          <w:rPr>
            <w:rStyle w:val="Hyperlink"/>
          </w:rPr>
          <w:t>https://g6-internet-explorers.github.io/</w:t>
        </w:r>
      </w:hyperlink>
    </w:p>
    <w:p w14:paraId="089E5175" w14:textId="77777777" w:rsidR="00C55C8F" w:rsidRDefault="00C55C8F" w:rsidP="007613B0">
      <w:pPr>
        <w:rPr>
          <w:ins w:id="134" w:author="Brian Dean" w:date="2020-02-09T18:09:00Z"/>
        </w:rPr>
      </w:pPr>
    </w:p>
    <w:p w14:paraId="1937EC41" w14:textId="77777777" w:rsidR="007613B0" w:rsidRDefault="007613B0" w:rsidP="007613B0">
      <w:r>
        <w:t xml:space="preserve">G6 Internet Explorers Team Repository: </w:t>
      </w:r>
    </w:p>
    <w:p w14:paraId="049D92CB" w14:textId="3EAD48BB" w:rsidR="00C55C8F" w:rsidRDefault="00A97778" w:rsidP="007613B0">
      <w:pPr>
        <w:rPr>
          <w:ins w:id="135" w:author="Brian Dean" w:date="2020-02-09T18:09:00Z"/>
        </w:rPr>
      </w:pPr>
      <w:ins w:id="136" w:author="Brian Dean" w:date="2020-02-09T18:09:00Z">
        <w:r>
          <w:fldChar w:fldCharType="begin"/>
        </w:r>
        <w:r>
          <w:instrText xml:space="preserve"> HYPERLINK "https://github.com/G6-Internet-Explorers/RMIT-Assignment-3" </w:instrText>
        </w:r>
        <w:r>
          <w:fldChar w:fldCharType="separate"/>
        </w:r>
        <w:r w:rsidR="00C55C8F">
          <w:rPr>
            <w:rStyle w:val="Hyperlink"/>
          </w:rPr>
          <w:t>https://github.com/G6-Internet-Explorers/RMIT-Assignment-3</w:t>
        </w:r>
        <w:r>
          <w:rPr>
            <w:rStyle w:val="Hyperlink"/>
          </w:rPr>
          <w:fldChar w:fldCharType="end"/>
        </w:r>
      </w:ins>
    </w:p>
    <w:p w14:paraId="18CC09A6" w14:textId="77777777" w:rsidR="00C55C8F" w:rsidRDefault="00C55C8F" w:rsidP="007613B0">
      <w:pPr>
        <w:rPr>
          <w:ins w:id="137" w:author="Brian Dean" w:date="2020-02-09T18:09:00Z"/>
        </w:rPr>
      </w:pPr>
    </w:p>
    <w:p w14:paraId="116F3795" w14:textId="77777777" w:rsidR="007613B0" w:rsidRDefault="00432206" w:rsidP="007613B0">
      <w:pPr>
        <w:rPr>
          <w:del w:id="138" w:author="Brian Dean" w:date="2020-02-09T18:09:00Z"/>
        </w:rPr>
      </w:pPr>
      <w:del w:id="139" w:author="Brian Dean" w:date="2020-02-09T18:09:00Z">
        <w:r>
          <w:fldChar w:fldCharType="begin"/>
        </w:r>
        <w:r>
          <w:delInstrText xml:space="preserve"> HYPERLINK "https://github.com/G6-Internet-Explorers/RMIT-Assignment-2" </w:delInstrText>
        </w:r>
        <w:r>
          <w:fldChar w:fldCharType="separate"/>
        </w:r>
        <w:r w:rsidR="007613B0" w:rsidRPr="00744B1F">
          <w:rPr>
            <w:rStyle w:val="Hyperlink"/>
          </w:rPr>
          <w:delText>https://github.com/G6-Internet-Explorers/RMIT-Assignment-2</w:delText>
        </w:r>
        <w:r>
          <w:rPr>
            <w:rStyle w:val="Hyperlink"/>
          </w:rPr>
          <w:fldChar w:fldCharType="end"/>
        </w:r>
      </w:del>
    </w:p>
    <w:p w14:paraId="72B40AEB" w14:textId="669AE55E" w:rsidR="007613B0" w:rsidRDefault="007613B0" w:rsidP="007B1B54">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5F5E2C9A" w14:textId="77777777" w:rsidR="00C55C8F" w:rsidRDefault="00C55C8F" w:rsidP="007B1B54">
      <w:pPr>
        <w:rPr>
          <w:ins w:id="140" w:author="Brian Dean" w:date="2020-02-09T18:09:00Z"/>
        </w:rPr>
      </w:pPr>
    </w:p>
    <w:p w14:paraId="0013D7A1" w14:textId="0A6B7A12" w:rsidR="007613B0" w:rsidRDefault="007613B0" w:rsidP="007B1B54">
      <w:r>
        <w:t>I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5836C92C" w14:textId="48D08582" w:rsidR="00810FCF" w:rsidRDefault="00810FCF" w:rsidP="007B1B54"/>
    <w:p w14:paraId="029EB4FB" w14:textId="1D91B21D" w:rsidR="00810FCF" w:rsidRDefault="00810FCF" w:rsidP="007B1B54"/>
    <w:p w14:paraId="796ACD76" w14:textId="1159314A" w:rsidR="00810FCF" w:rsidRDefault="00810FCF" w:rsidP="007B1B54"/>
    <w:p w14:paraId="25C49C75" w14:textId="02B2ED4E" w:rsidR="00810FCF" w:rsidRDefault="00810FCF" w:rsidP="007B1B54"/>
    <w:p w14:paraId="254670AD" w14:textId="1A5D5E31" w:rsidR="00810FCF" w:rsidRDefault="00810FCF" w:rsidP="007B1B54"/>
    <w:p w14:paraId="0AF330E8" w14:textId="77777777" w:rsidR="00810FCF" w:rsidRDefault="00810FCF" w:rsidP="007B1B54"/>
    <w:p w14:paraId="00EE2C8E" w14:textId="4C300646" w:rsidR="004C0DD7" w:rsidRDefault="004C0DD7"/>
    <w:p w14:paraId="1986C2F8" w14:textId="57547BAD" w:rsidR="00663667" w:rsidRDefault="008359D5" w:rsidP="00E9097A">
      <w:pPr>
        <w:pStyle w:val="Heading1"/>
      </w:pPr>
      <w:bookmarkStart w:id="141" w:name="_Toc32680031"/>
      <w:r>
        <w:lastRenderedPageBreak/>
        <w:t>Project Description</w:t>
      </w:r>
      <w:bookmarkEnd w:id="141"/>
    </w:p>
    <w:p w14:paraId="2BAB6FF8" w14:textId="6AF33B5B" w:rsidR="00663667" w:rsidRDefault="00663667"/>
    <w:p w14:paraId="527C0F03" w14:textId="77777777" w:rsidR="008359D5" w:rsidRDefault="008359D5" w:rsidP="00E9097A">
      <w:pPr>
        <w:pStyle w:val="Heading2"/>
      </w:pPr>
      <w:bookmarkStart w:id="142" w:name="_Toc32680032"/>
      <w:r>
        <w:t>Overview</w:t>
      </w:r>
      <w:bookmarkEnd w:id="142"/>
    </w:p>
    <w:p w14:paraId="02F75DC1" w14:textId="35FC9BAF" w:rsidR="008359D5" w:rsidRDefault="008359D5" w:rsidP="00CE75E1">
      <w:pPr>
        <w:pStyle w:val="Heading5"/>
      </w:pPr>
    </w:p>
    <w:p w14:paraId="7BBB7C8B" w14:textId="3034A4AE" w:rsidR="005A3263" w:rsidRDefault="00EE6D8F" w:rsidP="00CB490B">
      <w:r>
        <w:t>gardenMates is a</w:t>
      </w:r>
      <w:r w:rsidR="005A3263">
        <w:t xml:space="preserve"> subscription-based mobile application package that you can purchase, which assists in the development of small to large scale agricultural development. This application package comes with a sensor device that can be added to a pot plant, or larger devices for a vegetable bed, to capture environmental data. This environmental data includes moisture content, soil type, soil requirements, soil characteristics and weather information. The information provided gives the customer live-data and life cycle assistance to ensure plant development is met in the best of conditions. </w:t>
      </w:r>
      <w:r w:rsidR="00CB490B">
        <w:t>gardenMates will also send you a notification to the app or an SMS message if it senses that the plant requires watering or some other factor such as overheating.</w:t>
      </w:r>
    </w:p>
    <w:p w14:paraId="62A5E305" w14:textId="77777777" w:rsidR="005A3263" w:rsidRDefault="005A3263" w:rsidP="00CB490B"/>
    <w:p w14:paraId="26617887" w14:textId="3DAAB346" w:rsidR="008359D5" w:rsidRDefault="005A3263" w:rsidP="00CB490B">
      <w:r>
        <w:t xml:space="preserve">The outcome for this project </w:t>
      </w:r>
      <w:r w:rsidR="00CB490B">
        <w:t>is to have a commercially available,</w:t>
      </w:r>
      <w:r>
        <w:t xml:space="preserve"> robust, reliable working application and system to suit the novice at-home gardener and students</w:t>
      </w:r>
      <w:r w:rsidR="00CB490B">
        <w:t>. We further hope to</w:t>
      </w:r>
      <w:r>
        <w:t xml:space="preserve"> be able to expand on that technology to cater for large industrial vertical farms to increase their maximum capacity using a minimal carbon footprint.</w:t>
      </w:r>
    </w:p>
    <w:p w14:paraId="003E3790" w14:textId="77777777" w:rsidR="005A3263" w:rsidRDefault="005A3263" w:rsidP="005A3263"/>
    <w:p w14:paraId="7EB4B27F" w14:textId="511448AB" w:rsidR="008359D5" w:rsidRDefault="00E9097A" w:rsidP="00E9097A">
      <w:pPr>
        <w:pStyle w:val="Heading3"/>
      </w:pPr>
      <w:bookmarkStart w:id="143" w:name="_Toc32680033"/>
      <w:r>
        <w:t>Motivation</w:t>
      </w:r>
      <w:bookmarkEnd w:id="143"/>
    </w:p>
    <w:p w14:paraId="5C4C4E72" w14:textId="3AE1E78A" w:rsidR="00E9097A" w:rsidRDefault="005A3263">
      <w:r w:rsidRPr="005A3263">
        <w:t>Our motivation for pursuing gardenMates as a viable project stems from very real personal experiences of having pot plants, herbs and vegetables advertised as easy to grow, end up dead or ravished by insects or disease. Feedback from friends and relatives shows that this issue is not unique to us. Gardening can be very calming and therapeutic, less so when there are poor outcomes, so keeping plants alive for longer assists mental health. Having access to fresh herbs and vegetables is also important to physical wellbeing. The combination of a remote sensor an IOT device and a mobile phone application is very much on trend in I.T. terms with home gardeners and time poor city dwellers. We believe that our project, providing an innovative, cost effective, easy to use solution to gardening dilemma’s will provide a future employer with a better appreciation of our capabilities, problem solving abilities and exceptional team co-operation skills.</w:t>
      </w:r>
    </w:p>
    <w:p w14:paraId="077C5993" w14:textId="77777777" w:rsidR="00C55C8F" w:rsidRDefault="00C55C8F">
      <w:pPr>
        <w:rPr>
          <w:ins w:id="144" w:author="Brian Dean" w:date="2020-02-09T18:09:00Z"/>
        </w:rPr>
      </w:pPr>
    </w:p>
    <w:p w14:paraId="6540482C" w14:textId="24AF15EC" w:rsidR="00E9097A" w:rsidRDefault="00E9097A" w:rsidP="00E9097A">
      <w:pPr>
        <w:pStyle w:val="Heading3"/>
      </w:pPr>
      <w:bookmarkStart w:id="145" w:name="_Toc32680034"/>
      <w:r>
        <w:t>Landscape</w:t>
      </w:r>
      <w:bookmarkEnd w:id="145"/>
    </w:p>
    <w:p w14:paraId="3A83945F" w14:textId="6D58349D" w:rsidR="00066F39" w:rsidRDefault="00066F39" w:rsidP="00066F39">
      <w:pPr>
        <w:rPr>
          <w:ins w:id="146" w:author="Brian Dean" w:date="2020-02-06T16:50:00Z"/>
        </w:rPr>
      </w:pPr>
      <w:ins w:id="147" w:author="Brian Dean" w:date="2020-02-06T16:50:00Z">
        <w:r>
          <w:t xml:space="preserve">There are </w:t>
        </w:r>
      </w:ins>
      <w:r w:rsidR="000C3AB8">
        <w:t>many</w:t>
      </w:r>
      <w:ins w:id="148" w:author="Brian Dean" w:date="2020-02-06T16:50:00Z">
        <w:r>
          <w:t xml:space="preserve"> different plant devices</w:t>
        </w:r>
      </w:ins>
      <w:r w:rsidR="000C3AB8">
        <w:t xml:space="preserve"> on the market today</w:t>
      </w:r>
      <w:ins w:id="149" w:author="Brian Dean" w:date="2020-02-06T16:50:00Z">
        <w:r>
          <w:t xml:space="preserve">, some are </w:t>
        </w:r>
      </w:ins>
      <w:r w:rsidR="000C3AB8">
        <w:t xml:space="preserve">quite </w:t>
      </w:r>
      <w:ins w:id="150" w:author="Brian Dean" w:date="2020-02-06T16:50:00Z">
        <w:r>
          <w:t xml:space="preserve">similar to </w:t>
        </w:r>
      </w:ins>
      <w:r w:rsidR="000C3AB8">
        <w:t xml:space="preserve">our </w:t>
      </w:r>
      <w:ins w:id="151" w:author="Brian Dean" w:date="2020-02-06T16:50:00Z">
        <w:r>
          <w:t>gardenMates</w:t>
        </w:r>
      </w:ins>
      <w:r w:rsidR="000C3AB8">
        <w:t>, but have their own unique features and market focus.</w:t>
      </w:r>
      <w:ins w:id="152" w:author="Brian Dean" w:date="2020-02-06T16:50:00Z">
        <w:r>
          <w:t xml:space="preserve"> For example, a device which is capable of measuring soil moisture, temperature, and light and automatically water</w:t>
        </w:r>
      </w:ins>
      <w:r w:rsidR="000C3AB8">
        <w:t>s</w:t>
      </w:r>
      <w:ins w:id="153" w:author="Brian Dean" w:date="2020-02-06T16:50:00Z">
        <w:r>
          <w:t xml:space="preserve"> your plant with the built in water pump. Or another, self-contained automatic watering pot consisting of a soil sensor as well as the water reservoir built into a cavity in the pot.</w:t>
        </w:r>
      </w:ins>
    </w:p>
    <w:p w14:paraId="34CB89A4" w14:textId="77777777" w:rsidR="00066F39" w:rsidRDefault="00066F39" w:rsidP="00066F39">
      <w:pPr>
        <w:rPr>
          <w:ins w:id="154" w:author="Brian Dean" w:date="2020-02-06T16:50:00Z"/>
        </w:rPr>
      </w:pPr>
    </w:p>
    <w:p w14:paraId="552903E1" w14:textId="0890C808" w:rsidR="00F62D3A" w:rsidRDefault="00066F39" w:rsidP="00F62D3A">
      <w:pPr>
        <w:rPr>
          <w:ins w:id="155" w:author="Brian Dean" w:date="2020-02-06T16:50:00Z"/>
        </w:rPr>
      </w:pPr>
      <w:ins w:id="156" w:author="Brian Dean" w:date="2020-02-06T16:50:00Z">
        <w:r>
          <w:t xml:space="preserve">There is competition between automatic and non-automatic plant watering and monitoring systems. The leading ones are </w:t>
        </w:r>
        <w:proofErr w:type="spellStart"/>
        <w:r>
          <w:t>PlantMaid</w:t>
        </w:r>
      </w:ins>
      <w:proofErr w:type="spellEnd"/>
      <w:r w:rsidR="00F62D3A">
        <w:t xml:space="preserve"> (Subscribe, no date)</w:t>
      </w:r>
      <w:ins w:id="157" w:author="Brian Dean" w:date="2020-02-06T16:50:00Z">
        <w:r>
          <w:t xml:space="preserve"> and Parrot Pot</w:t>
        </w:r>
      </w:ins>
      <w:r w:rsidR="00F62D3A">
        <w:t xml:space="preserve"> (</w:t>
      </w:r>
      <w:r w:rsidR="00F62D3A">
        <w:rPr>
          <w:i/>
          <w:iCs/>
        </w:rPr>
        <w:t>Parrot POT</w:t>
      </w:r>
      <w:r w:rsidR="00F62D3A">
        <w:t>, 2017)</w:t>
      </w:r>
      <w:ins w:id="158" w:author="Brian Dean" w:date="2020-02-06T16:50:00Z">
        <w:r>
          <w:t xml:space="preserve">. Garden Mates </w:t>
        </w:r>
      </w:ins>
      <w:r w:rsidR="000C3AB8">
        <w:t xml:space="preserve">has some similarities </w:t>
      </w:r>
      <w:ins w:id="159" w:author="Brian Dean" w:date="2020-02-06T16:50:00Z">
        <w:r>
          <w:t>to Parrot Pot but the distinguishing feature of it is a sensor device that can be added not only to a pot plant, but also to larger sized garden</w:t>
        </w:r>
      </w:ins>
      <w:r w:rsidR="00F62D3A" w:rsidRPr="00F62D3A">
        <w:t xml:space="preserve"> </w:t>
      </w:r>
    </w:p>
    <w:p w14:paraId="2186BC96" w14:textId="77777777" w:rsidR="00F62D3A" w:rsidRDefault="00F62D3A" w:rsidP="00F62D3A">
      <w:pPr>
        <w:rPr>
          <w:ins w:id="160" w:author="Brian Dean" w:date="2020-02-06T16:50:00Z"/>
        </w:rPr>
      </w:pPr>
      <w:ins w:id="161" w:author="Brian Dean" w:date="2020-02-06T16:50:00Z">
        <w:r>
          <w:t xml:space="preserve">Interestingly our research uncovered a </w:t>
        </w:r>
        <w:proofErr w:type="spellStart"/>
        <w:r>
          <w:t>kickstarter</w:t>
        </w:r>
        <w:proofErr w:type="spellEnd"/>
        <w:r>
          <w:t xml:space="preserve"> start up based in the U.K. that is almost a mirror of gardenMates. The main difference being their sensor is designed for indoor use only which is a limitation gardenMates intends to overcome.</w:t>
        </w:r>
        <w:r w:rsidRPr="00015952">
          <w:t xml:space="preserve"> </w:t>
        </w:r>
        <w:r>
          <w:t>(Subscribe, 2019)</w:t>
        </w:r>
      </w:ins>
    </w:p>
    <w:p w14:paraId="39A6A75B" w14:textId="77777777" w:rsidR="00066F39" w:rsidRDefault="00066F39" w:rsidP="00066F39">
      <w:pPr>
        <w:rPr>
          <w:ins w:id="162" w:author="Brian Dean" w:date="2020-02-06T16:50:00Z"/>
        </w:rPr>
      </w:pPr>
    </w:p>
    <w:p w14:paraId="3A0F0D97" w14:textId="77777777" w:rsidR="00066F39" w:rsidRDefault="00066F39" w:rsidP="00066F39">
      <w:pPr>
        <w:rPr>
          <w:ins w:id="163" w:author="Brian Dean" w:date="2020-02-06T16:50:00Z"/>
        </w:rPr>
      </w:pPr>
    </w:p>
    <w:p w14:paraId="15E3965F" w14:textId="5EC3D8B3" w:rsidR="004C0DD7" w:rsidRDefault="00E9097A" w:rsidP="00E9097A">
      <w:pPr>
        <w:rPr>
          <w:del w:id="164" w:author="Brian Dean" w:date="2020-02-06T16:50:00Z"/>
        </w:rPr>
      </w:pPr>
      <w:del w:id="165" w:author="Brian Dean" w:date="2020-02-06T16:50:00Z">
        <w:r w:rsidRPr="00E9097A">
          <w:delText>What similar systems or products are available? What competitors are there? What points of difference are there about your project compared to what exist now? At least one paragraph is expected.</w:delText>
        </w:r>
      </w:del>
    </w:p>
    <w:p w14:paraId="124EDB4F" w14:textId="39FEB275" w:rsidR="004C0DD7" w:rsidRDefault="004C0DD7">
      <w:pPr>
        <w:rPr>
          <w:del w:id="166" w:author="Brian Dean" w:date="2020-02-06T16:50:00Z"/>
        </w:rPr>
      </w:pPr>
    </w:p>
    <w:p w14:paraId="7B10FB2E" w14:textId="200FD432" w:rsidR="00E9097A" w:rsidRDefault="00E9097A" w:rsidP="00E9097A">
      <w:pPr>
        <w:pStyle w:val="Heading2"/>
      </w:pPr>
      <w:bookmarkStart w:id="167" w:name="_Toc32680035"/>
      <w:r>
        <w:t>Detailed Description</w:t>
      </w:r>
      <w:bookmarkEnd w:id="167"/>
    </w:p>
    <w:p w14:paraId="0658D148" w14:textId="5A134690" w:rsidR="00C17233" w:rsidRDefault="00E9097A" w:rsidP="00E9097A">
      <w:pPr>
        <w:pStyle w:val="Heading3"/>
      </w:pPr>
      <w:bookmarkStart w:id="168" w:name="_Toc32680036"/>
      <w:r>
        <w:t>Aims</w:t>
      </w:r>
      <w:bookmarkEnd w:id="168"/>
    </w:p>
    <w:p w14:paraId="3086ECDD" w14:textId="64F43964" w:rsidR="00E9097A" w:rsidRDefault="00066F39" w:rsidP="00E9097A">
      <w:pPr>
        <w:rPr>
          <w:rFonts w:eastAsiaTheme="majorEastAsia"/>
          <w:lang w:eastAsia="en-US"/>
        </w:rPr>
      </w:pPr>
      <w:ins w:id="169" w:author="Brian Dean" w:date="2020-02-06T16:50:00Z">
        <w:r>
          <w:rPr>
            <w:rFonts w:eastAsiaTheme="majorEastAsia"/>
            <w:lang w:eastAsia="en-US"/>
          </w:rPr>
          <w:t xml:space="preserve">The primary focus of the gardenMates project is to provide to the masses a technological assistant to </w:t>
        </w:r>
      </w:ins>
      <w:r w:rsidR="000C3AB8">
        <w:rPr>
          <w:rFonts w:eastAsiaTheme="majorEastAsia"/>
          <w:lang w:eastAsia="en-US"/>
        </w:rPr>
        <w:t>help</w:t>
      </w:r>
      <w:ins w:id="170" w:author="Brian Dean" w:date="2020-02-06T16:50:00Z">
        <w:r>
          <w:rPr>
            <w:rFonts w:eastAsiaTheme="majorEastAsia"/>
            <w:lang w:eastAsia="en-US"/>
          </w:rPr>
          <w:t xml:space="preserve"> in maintaining happy healthy balcony</w:t>
        </w:r>
      </w:ins>
      <w:r w:rsidR="000C3AB8">
        <w:rPr>
          <w:rFonts w:eastAsiaTheme="majorEastAsia"/>
          <w:lang w:eastAsia="en-US"/>
        </w:rPr>
        <w:t>,</w:t>
      </w:r>
      <w:ins w:id="171" w:author="Brian Dean" w:date="2020-02-06T16:50:00Z">
        <w:r>
          <w:rPr>
            <w:rFonts w:eastAsiaTheme="majorEastAsia"/>
            <w:lang w:eastAsia="en-US"/>
          </w:rPr>
          <w:t xml:space="preserve">  indoor </w:t>
        </w:r>
      </w:ins>
      <w:r w:rsidR="000C3AB8">
        <w:rPr>
          <w:rFonts w:eastAsiaTheme="majorEastAsia"/>
          <w:lang w:eastAsia="en-US"/>
        </w:rPr>
        <w:t xml:space="preserve">and micro </w:t>
      </w:r>
      <w:ins w:id="172" w:author="Brian Dean" w:date="2020-02-06T16:50:00Z">
        <w:r>
          <w:rPr>
            <w:rFonts w:eastAsiaTheme="majorEastAsia"/>
            <w:lang w:eastAsia="en-US"/>
          </w:rPr>
          <w:t>gardens. This will be achieved using a sensor that takes measurement of soil and location conditions. The sensor or sensors pair to a small hub which provides access to the internet and the gardenMates servers</w:t>
        </w:r>
        <w:r w:rsidR="00384DE6">
          <w:rPr>
            <w:rFonts w:eastAsiaTheme="majorEastAsia"/>
            <w:lang w:eastAsia="en-US"/>
          </w:rPr>
          <w:t>. The gardenMates servers are then able to feed a mobile phone application with notifications, tips and the sensor measurements for each sensor location.</w:t>
        </w:r>
      </w:ins>
    </w:p>
    <w:p w14:paraId="6AD79EA8" w14:textId="6CEE84B2" w:rsidR="00384DE6" w:rsidRDefault="00384DE6" w:rsidP="00E9097A">
      <w:pPr>
        <w:rPr>
          <w:ins w:id="173" w:author="Brian Dean" w:date="2020-02-06T16:50:00Z"/>
          <w:rFonts w:eastAsiaTheme="majorEastAsia"/>
          <w:lang w:eastAsia="en-US"/>
        </w:rPr>
      </w:pPr>
    </w:p>
    <w:p w14:paraId="15658FA3" w14:textId="5BBE10A6" w:rsidR="00384DE6" w:rsidRDefault="00384DE6" w:rsidP="00384DE6">
      <w:pPr>
        <w:pStyle w:val="Heading3"/>
        <w:rPr>
          <w:ins w:id="174" w:author="Brian Dean" w:date="2020-02-06T16:50:00Z"/>
        </w:rPr>
      </w:pPr>
      <w:bookmarkStart w:id="175" w:name="_Toc32680037"/>
      <w:ins w:id="176" w:author="Brian Dean" w:date="2020-02-06T16:50:00Z">
        <w:r>
          <w:t>Goal 1</w:t>
        </w:r>
        <w:bookmarkEnd w:id="175"/>
      </w:ins>
    </w:p>
    <w:p w14:paraId="3356C97A" w14:textId="4235DB30" w:rsidR="00384DE6" w:rsidRDefault="00384DE6" w:rsidP="00384DE6">
      <w:pPr>
        <w:rPr>
          <w:ins w:id="177" w:author="Brian Dean" w:date="2020-02-06T16:50:00Z"/>
          <w:rFonts w:eastAsiaTheme="majorEastAsia"/>
          <w:lang w:eastAsia="en-US"/>
        </w:rPr>
      </w:pPr>
      <w:ins w:id="178" w:author="Brian Dean" w:date="2020-02-06T16:50:00Z">
        <w:r>
          <w:rPr>
            <w:rFonts w:eastAsiaTheme="majorEastAsia"/>
            <w:lang w:eastAsia="en-US"/>
          </w:rPr>
          <w:t>The initial requirement is a suitable sensor device. The sensor must be of rugged manufacture</w:t>
        </w:r>
        <w:r w:rsidR="002D0C6E">
          <w:rPr>
            <w:rFonts w:eastAsiaTheme="majorEastAsia"/>
            <w:lang w:eastAsia="en-US"/>
          </w:rPr>
          <w:t>, waterproof and</w:t>
        </w:r>
        <w:r>
          <w:rPr>
            <w:rFonts w:eastAsiaTheme="majorEastAsia"/>
            <w:lang w:eastAsia="en-US"/>
          </w:rPr>
          <w:t xml:space="preserve"> able to stand up to outside conditions as opposed to the competition which only provide indoor use sensors. Four different measurements are required. </w:t>
        </w:r>
      </w:ins>
    </w:p>
    <w:p w14:paraId="2235C90D" w14:textId="19044038" w:rsidR="00384DE6" w:rsidRDefault="00384DE6" w:rsidP="00384DE6">
      <w:pPr>
        <w:pStyle w:val="ListParagraph"/>
        <w:numPr>
          <w:ilvl w:val="0"/>
          <w:numId w:val="15"/>
        </w:numPr>
        <w:rPr>
          <w:ins w:id="179" w:author="Brian Dean" w:date="2020-02-06T16:50:00Z"/>
          <w:rFonts w:eastAsiaTheme="majorEastAsia"/>
        </w:rPr>
      </w:pPr>
      <w:ins w:id="180" w:author="Brian Dean" w:date="2020-02-06T16:50:00Z">
        <w:r w:rsidRPr="00384DE6">
          <w:rPr>
            <w:rFonts w:eastAsiaTheme="majorEastAsia"/>
          </w:rPr>
          <w:t xml:space="preserve">Soil </w:t>
        </w:r>
        <w:r>
          <w:rPr>
            <w:rFonts w:eastAsiaTheme="majorEastAsia"/>
          </w:rPr>
          <w:t>m</w:t>
        </w:r>
        <w:r w:rsidRPr="00384DE6">
          <w:rPr>
            <w:rFonts w:eastAsiaTheme="majorEastAsia"/>
          </w:rPr>
          <w:t>oisture</w:t>
        </w:r>
      </w:ins>
    </w:p>
    <w:p w14:paraId="37434262" w14:textId="6B7ABBAF" w:rsidR="00384DE6" w:rsidRDefault="00384DE6" w:rsidP="00384DE6">
      <w:pPr>
        <w:pStyle w:val="ListParagraph"/>
        <w:numPr>
          <w:ilvl w:val="0"/>
          <w:numId w:val="15"/>
        </w:numPr>
        <w:rPr>
          <w:ins w:id="181" w:author="Brian Dean" w:date="2020-02-06T16:50:00Z"/>
          <w:rFonts w:eastAsiaTheme="majorEastAsia"/>
        </w:rPr>
      </w:pPr>
      <w:ins w:id="182" w:author="Brian Dean" w:date="2020-02-06T16:50:00Z">
        <w:r>
          <w:rPr>
            <w:rFonts w:eastAsiaTheme="majorEastAsia"/>
          </w:rPr>
          <w:t xml:space="preserve">Soil </w:t>
        </w:r>
        <w:proofErr w:type="spellStart"/>
        <w:r>
          <w:rPr>
            <w:rFonts w:eastAsiaTheme="majorEastAsia"/>
          </w:rPr>
          <w:t>ph</w:t>
        </w:r>
        <w:proofErr w:type="spellEnd"/>
      </w:ins>
    </w:p>
    <w:p w14:paraId="5E7F0C14" w14:textId="3AF39C60" w:rsidR="00384DE6" w:rsidRDefault="00384DE6" w:rsidP="00384DE6">
      <w:pPr>
        <w:pStyle w:val="ListParagraph"/>
        <w:numPr>
          <w:ilvl w:val="0"/>
          <w:numId w:val="15"/>
        </w:numPr>
        <w:rPr>
          <w:ins w:id="183" w:author="Brian Dean" w:date="2020-02-06T16:50:00Z"/>
          <w:rFonts w:eastAsiaTheme="majorEastAsia"/>
        </w:rPr>
      </w:pPr>
      <w:ins w:id="184" w:author="Brian Dean" w:date="2020-02-06T16:50:00Z">
        <w:r>
          <w:rPr>
            <w:rFonts w:eastAsiaTheme="majorEastAsia"/>
          </w:rPr>
          <w:t>Ambient light</w:t>
        </w:r>
      </w:ins>
    </w:p>
    <w:p w14:paraId="622309A3" w14:textId="2C00F8F5" w:rsidR="002D0C6E" w:rsidRDefault="00384DE6" w:rsidP="00384DE6">
      <w:pPr>
        <w:pStyle w:val="ListParagraph"/>
        <w:numPr>
          <w:ilvl w:val="0"/>
          <w:numId w:val="15"/>
        </w:numPr>
        <w:rPr>
          <w:ins w:id="185" w:author="Brian Dean" w:date="2020-02-06T16:50:00Z"/>
          <w:rFonts w:eastAsiaTheme="majorEastAsia"/>
        </w:rPr>
      </w:pPr>
      <w:ins w:id="186" w:author="Brian Dean" w:date="2020-02-06T16:50:00Z">
        <w:r>
          <w:rPr>
            <w:rFonts w:eastAsiaTheme="majorEastAsia"/>
          </w:rPr>
          <w:t>Ambient temperature</w:t>
        </w:r>
      </w:ins>
    </w:p>
    <w:p w14:paraId="3C5B9D4E" w14:textId="26D6BAEC" w:rsidR="00A8596B" w:rsidRDefault="00A8596B" w:rsidP="00A8596B">
      <w:pPr>
        <w:rPr>
          <w:ins w:id="187" w:author="Brian Dean" w:date="2020-02-06T16:50:00Z"/>
          <w:rFonts w:eastAsiaTheme="majorEastAsia"/>
        </w:rPr>
      </w:pPr>
      <w:ins w:id="188" w:author="Brian Dean" w:date="2020-02-06T16:50:00Z">
        <w:r>
          <w:rPr>
            <w:rFonts w:eastAsiaTheme="majorEastAsia"/>
          </w:rPr>
          <w:t>Requires either Bluetooth or ZigBee communication protocols.</w:t>
        </w:r>
      </w:ins>
    </w:p>
    <w:p w14:paraId="16CDC947" w14:textId="77777777" w:rsidR="00A8596B" w:rsidRPr="00A8596B" w:rsidRDefault="00A8596B" w:rsidP="00A8596B">
      <w:pPr>
        <w:rPr>
          <w:ins w:id="189" w:author="Brian Dean" w:date="2020-02-06T16:50:00Z"/>
          <w:rFonts w:eastAsiaTheme="majorEastAsia"/>
        </w:rPr>
      </w:pPr>
    </w:p>
    <w:p w14:paraId="26B19410" w14:textId="7FD572F6" w:rsidR="002D0C6E" w:rsidRDefault="002D0C6E" w:rsidP="002D0C6E">
      <w:pPr>
        <w:pStyle w:val="Heading3"/>
        <w:rPr>
          <w:ins w:id="190" w:author="Brian Dean" w:date="2020-02-06T16:50:00Z"/>
        </w:rPr>
      </w:pPr>
      <w:bookmarkStart w:id="191" w:name="_Toc32680038"/>
      <w:ins w:id="192" w:author="Brian Dean" w:date="2020-02-06T16:50:00Z">
        <w:r>
          <w:t>Goal 2</w:t>
        </w:r>
        <w:bookmarkEnd w:id="191"/>
      </w:ins>
    </w:p>
    <w:p w14:paraId="3AA84074" w14:textId="57191C2F" w:rsidR="002D0C6E" w:rsidRDefault="002D0C6E" w:rsidP="002D0C6E">
      <w:pPr>
        <w:rPr>
          <w:ins w:id="193" w:author="Brian Dean" w:date="2020-02-06T16:50:00Z"/>
          <w:rFonts w:eastAsiaTheme="majorEastAsia"/>
          <w:lang w:eastAsia="en-US"/>
        </w:rPr>
      </w:pPr>
      <w:ins w:id="194" w:author="Brian Dean" w:date="2020-02-06T16:50:00Z">
        <w:r>
          <w:rPr>
            <w:rFonts w:eastAsiaTheme="majorEastAsia"/>
            <w:lang w:eastAsia="en-US"/>
          </w:rPr>
          <w:t xml:space="preserve">Of equal importance to goal 1 is the mobile phone application. This will allow sensors to be registered and named </w:t>
        </w:r>
        <w:proofErr w:type="spellStart"/>
        <w:r>
          <w:rPr>
            <w:rFonts w:eastAsiaTheme="majorEastAsia"/>
            <w:lang w:eastAsia="en-US"/>
          </w:rPr>
          <w:t>ie</w:t>
        </w:r>
        <w:proofErr w:type="spellEnd"/>
        <w:r>
          <w:rPr>
            <w:rFonts w:eastAsiaTheme="majorEastAsia"/>
            <w:lang w:eastAsia="en-US"/>
          </w:rPr>
          <w:t xml:space="preserve"> “Basil”, “Roses” etc and provide a visual representation on the application of the sensor measurements and general plant health. The application will have a small database to maintain local information and growing tips.</w:t>
        </w:r>
      </w:ins>
    </w:p>
    <w:p w14:paraId="795B0DD7" w14:textId="147E3E12" w:rsidR="00365004" w:rsidRDefault="00365004" w:rsidP="002D0C6E">
      <w:pPr>
        <w:rPr>
          <w:ins w:id="195" w:author="Brian Dean" w:date="2020-02-06T16:50:00Z"/>
          <w:rFonts w:eastAsiaTheme="majorEastAsia"/>
          <w:lang w:eastAsia="en-US"/>
        </w:rPr>
      </w:pPr>
      <w:ins w:id="196" w:author="Brian Dean" w:date="2020-02-06T16:50:00Z">
        <w:r>
          <w:rPr>
            <w:rFonts w:eastAsiaTheme="majorEastAsia"/>
            <w:lang w:eastAsia="en-US"/>
          </w:rPr>
          <w:t>The application needs to allow for very easy wizard based configuration setups and sensor pairing.</w:t>
        </w:r>
      </w:ins>
    </w:p>
    <w:p w14:paraId="040F727B" w14:textId="5FA78783" w:rsidR="002D0C6E" w:rsidRDefault="002D0C6E" w:rsidP="002D0C6E">
      <w:pPr>
        <w:rPr>
          <w:ins w:id="197" w:author="Brian Dean" w:date="2020-02-06T16:50:00Z"/>
          <w:rFonts w:eastAsiaTheme="majorEastAsia"/>
          <w:lang w:eastAsia="en-US"/>
        </w:rPr>
      </w:pPr>
    </w:p>
    <w:p w14:paraId="39069A96" w14:textId="32501D77" w:rsidR="002D0C6E" w:rsidRDefault="002D0C6E" w:rsidP="002D0C6E">
      <w:pPr>
        <w:pStyle w:val="Heading3"/>
        <w:rPr>
          <w:ins w:id="198" w:author="Brian Dean" w:date="2020-02-06T16:50:00Z"/>
        </w:rPr>
      </w:pPr>
      <w:bookmarkStart w:id="199" w:name="_Toc32680039"/>
      <w:ins w:id="200" w:author="Brian Dean" w:date="2020-02-06T16:50:00Z">
        <w:r>
          <w:t>Goal 3</w:t>
        </w:r>
        <w:bookmarkEnd w:id="199"/>
      </w:ins>
    </w:p>
    <w:p w14:paraId="4687396B" w14:textId="40F25D5A" w:rsidR="002D0C6E" w:rsidRDefault="002D0C6E" w:rsidP="002D0C6E">
      <w:pPr>
        <w:rPr>
          <w:ins w:id="201" w:author="Brian Dean" w:date="2020-02-06T16:50:00Z"/>
          <w:rFonts w:eastAsiaTheme="majorEastAsia"/>
          <w:lang w:eastAsia="en-US"/>
        </w:rPr>
      </w:pPr>
      <w:ins w:id="202" w:author="Brian Dean" w:date="2020-02-06T16:50:00Z">
        <w:r>
          <w:rPr>
            <w:rFonts w:eastAsiaTheme="majorEastAsia"/>
            <w:lang w:eastAsia="en-US"/>
          </w:rPr>
          <w:t xml:space="preserve">One major point of difference between gardenMates and the competition is the ability to </w:t>
        </w:r>
        <w:r w:rsidR="00CA43D1">
          <w:rPr>
            <w:rFonts w:eastAsiaTheme="majorEastAsia"/>
            <w:lang w:eastAsia="en-US"/>
          </w:rPr>
          <w:t xml:space="preserve">monitor the plant/s and </w:t>
        </w:r>
        <w:r>
          <w:rPr>
            <w:rFonts w:eastAsiaTheme="majorEastAsia"/>
            <w:lang w:eastAsia="en-US"/>
          </w:rPr>
          <w:t xml:space="preserve">notify the user of plant wellbeing while the user is away from home for an extended time. This is made possible by providing </w:t>
        </w:r>
        <w:r w:rsidR="00CA43D1">
          <w:rPr>
            <w:rFonts w:eastAsiaTheme="majorEastAsia"/>
            <w:lang w:eastAsia="en-US"/>
          </w:rPr>
          <w:t>cloud-based</w:t>
        </w:r>
        <w:r>
          <w:rPr>
            <w:rFonts w:eastAsiaTheme="majorEastAsia"/>
            <w:lang w:eastAsia="en-US"/>
          </w:rPr>
          <w:t xml:space="preserve"> server technologies that </w:t>
        </w:r>
        <w:r w:rsidR="00CA43D1">
          <w:rPr>
            <w:rFonts w:eastAsiaTheme="majorEastAsia"/>
            <w:lang w:eastAsia="en-US"/>
          </w:rPr>
          <w:t>receive information from the sensors even when the mobile phone is not in range. The cloud-based systems will also provide a plant library which will provide tips and tricks on keeping the plant healthy.</w:t>
        </w:r>
      </w:ins>
    </w:p>
    <w:p w14:paraId="2CF42D19" w14:textId="2E72E509" w:rsidR="00CA43D1" w:rsidRDefault="00CA43D1" w:rsidP="002D0C6E">
      <w:pPr>
        <w:rPr>
          <w:ins w:id="203" w:author="Brian Dean" w:date="2020-02-06T16:50:00Z"/>
          <w:rFonts w:eastAsiaTheme="majorEastAsia"/>
          <w:lang w:eastAsia="en-US"/>
        </w:rPr>
      </w:pPr>
    </w:p>
    <w:p w14:paraId="08C952A7" w14:textId="1771BBCC" w:rsidR="00CA43D1" w:rsidRDefault="00CA43D1" w:rsidP="00CA43D1">
      <w:pPr>
        <w:pStyle w:val="Heading3"/>
        <w:rPr>
          <w:ins w:id="204" w:author="Brian Dean" w:date="2020-02-06T16:50:00Z"/>
        </w:rPr>
      </w:pPr>
      <w:bookmarkStart w:id="205" w:name="_Toc32680040"/>
      <w:ins w:id="206" w:author="Brian Dean" w:date="2020-02-06T16:50:00Z">
        <w:r>
          <w:t>Goal 4</w:t>
        </w:r>
        <w:bookmarkEnd w:id="205"/>
      </w:ins>
    </w:p>
    <w:p w14:paraId="013E4513" w14:textId="6FAF5E97" w:rsidR="00CA43D1" w:rsidRPr="00CA43D1" w:rsidRDefault="00CA43D1" w:rsidP="00CA43D1">
      <w:pPr>
        <w:rPr>
          <w:ins w:id="207" w:author="Brian Dean" w:date="2020-02-06T16:50:00Z"/>
          <w:rFonts w:eastAsiaTheme="majorEastAsia"/>
          <w:lang w:eastAsia="en-US"/>
        </w:rPr>
      </w:pPr>
      <w:ins w:id="208" w:author="Brian Dean" w:date="2020-02-06T16:50:00Z">
        <w:r>
          <w:rPr>
            <w:rFonts w:eastAsiaTheme="majorEastAsia"/>
            <w:lang w:eastAsia="en-US"/>
          </w:rPr>
          <w:t xml:space="preserve">Required for goal 3 to be successful is the ability for the sensors to communicate with the cloud systems </w:t>
        </w:r>
        <w:r w:rsidR="00357A3B">
          <w:rPr>
            <w:rFonts w:eastAsiaTheme="majorEastAsia"/>
            <w:lang w:eastAsia="en-US"/>
          </w:rPr>
          <w:t xml:space="preserve">irrespective of the proximity of the mobile phone. This requires a small powered hub that can communicate via </w:t>
        </w:r>
        <w:r w:rsidR="001D3290">
          <w:rPr>
            <w:rFonts w:eastAsiaTheme="majorEastAsia"/>
            <w:lang w:eastAsia="en-US"/>
          </w:rPr>
          <w:t xml:space="preserve">Bluetooth to one or more sensors and Wi Fi to the home network </w:t>
        </w:r>
        <w:r w:rsidR="00084ADE">
          <w:rPr>
            <w:rFonts w:eastAsiaTheme="majorEastAsia"/>
            <w:lang w:eastAsia="en-US"/>
          </w:rPr>
          <w:t xml:space="preserve">to </w:t>
        </w:r>
        <w:r w:rsidR="00357A3B">
          <w:rPr>
            <w:rFonts w:eastAsiaTheme="majorEastAsia"/>
            <w:lang w:eastAsia="en-US"/>
          </w:rPr>
          <w:t xml:space="preserve">relay information to the cloud. </w:t>
        </w:r>
      </w:ins>
    </w:p>
    <w:p w14:paraId="162F5EAF" w14:textId="77777777" w:rsidR="002D0C6E" w:rsidRPr="002D0C6E" w:rsidRDefault="002D0C6E" w:rsidP="002D0C6E">
      <w:pPr>
        <w:rPr>
          <w:ins w:id="209" w:author="Brian Dean" w:date="2020-02-06T16:50:00Z"/>
          <w:rFonts w:eastAsiaTheme="majorEastAsia"/>
          <w:lang w:eastAsia="en-US"/>
        </w:rPr>
      </w:pPr>
    </w:p>
    <w:p w14:paraId="60367BB8" w14:textId="203568C8" w:rsidR="002D0C6E" w:rsidRDefault="00357A3B" w:rsidP="00357A3B">
      <w:pPr>
        <w:pStyle w:val="Heading3"/>
        <w:rPr>
          <w:ins w:id="210" w:author="Brian Dean" w:date="2020-02-06T16:50:00Z"/>
        </w:rPr>
      </w:pPr>
      <w:bookmarkStart w:id="211" w:name="_Toc32680041"/>
      <w:ins w:id="212" w:author="Brian Dean" w:date="2020-02-06T16:50:00Z">
        <w:r>
          <w:t>Goal 5</w:t>
        </w:r>
        <w:bookmarkEnd w:id="211"/>
      </w:ins>
    </w:p>
    <w:p w14:paraId="3C017688" w14:textId="3B7D75B3" w:rsidR="00357A3B" w:rsidRPr="00384DE6" w:rsidRDefault="00357A3B" w:rsidP="00384DE6">
      <w:pPr>
        <w:rPr>
          <w:ins w:id="213" w:author="Brian Dean" w:date="2020-02-06T16:50:00Z"/>
          <w:rFonts w:eastAsiaTheme="majorEastAsia"/>
          <w:lang w:eastAsia="en-US"/>
        </w:rPr>
      </w:pPr>
      <w:ins w:id="214" w:author="Brian Dean" w:date="2020-02-06T16:50:00Z">
        <w:r>
          <w:rPr>
            <w:rFonts w:eastAsiaTheme="majorEastAsia"/>
            <w:lang w:eastAsia="en-US"/>
          </w:rPr>
          <w:t xml:space="preserve">Apart from having the right soil composition, moisture, with an appropriate temperature and sufficient light, </w:t>
        </w:r>
        <w:r w:rsidR="00557A14">
          <w:rPr>
            <w:rFonts w:eastAsiaTheme="majorEastAsia"/>
            <w:lang w:eastAsia="en-US"/>
          </w:rPr>
          <w:t>other</w:t>
        </w:r>
        <w:r>
          <w:rPr>
            <w:rFonts w:eastAsiaTheme="majorEastAsia"/>
            <w:lang w:eastAsia="en-US"/>
          </w:rPr>
          <w:t xml:space="preserve"> issue</w:t>
        </w:r>
        <w:r w:rsidR="00557A14">
          <w:rPr>
            <w:rFonts w:eastAsiaTheme="majorEastAsia"/>
            <w:lang w:eastAsia="en-US"/>
          </w:rPr>
          <w:t>s</w:t>
        </w:r>
        <w:r>
          <w:rPr>
            <w:rFonts w:eastAsiaTheme="majorEastAsia"/>
            <w:lang w:eastAsia="en-US"/>
          </w:rPr>
          <w:t xml:space="preserve"> for plant health is disease</w:t>
        </w:r>
        <w:r w:rsidR="00557A14">
          <w:rPr>
            <w:rFonts w:eastAsiaTheme="majorEastAsia"/>
            <w:lang w:eastAsia="en-US"/>
          </w:rPr>
          <w:t xml:space="preserve"> and insects</w:t>
        </w:r>
        <w:r>
          <w:rPr>
            <w:rFonts w:eastAsiaTheme="majorEastAsia"/>
            <w:lang w:eastAsia="en-US"/>
          </w:rPr>
          <w:t xml:space="preserve">. It is important to be able to determine </w:t>
        </w:r>
        <w:r w:rsidR="00557A14">
          <w:rPr>
            <w:rFonts w:eastAsiaTheme="majorEastAsia"/>
            <w:lang w:eastAsia="en-US"/>
          </w:rPr>
          <w:t xml:space="preserve">what is eating the plant or with what disease it is inflicted with. Both of which may spread to other plants nearby, so early diagnosis is key. gardenMates will have the ability to send a photograph of the afflicted plant to an AI housed within the gardenMates cloud servers and for that AI to determine </w:t>
        </w:r>
        <w:r w:rsidR="00365004">
          <w:rPr>
            <w:rFonts w:eastAsiaTheme="majorEastAsia"/>
            <w:lang w:eastAsia="en-US"/>
          </w:rPr>
          <w:lastRenderedPageBreak/>
          <w:t>through machine learning the most likely cause and to offer recommendations for treatment.</w:t>
        </w:r>
      </w:ins>
    </w:p>
    <w:p w14:paraId="23A52358" w14:textId="77777777" w:rsidR="00384DE6" w:rsidRDefault="00384DE6" w:rsidP="00E9097A">
      <w:pPr>
        <w:rPr>
          <w:ins w:id="215" w:author="Brian Dean" w:date="2020-02-06T16:50:00Z"/>
          <w:rFonts w:eastAsiaTheme="majorEastAsia"/>
          <w:lang w:eastAsia="en-US"/>
        </w:rPr>
      </w:pPr>
    </w:p>
    <w:p w14:paraId="15673C54" w14:textId="649968B3" w:rsidR="00E9097A" w:rsidRDefault="00E9097A" w:rsidP="00E9097A">
      <w:pPr>
        <w:rPr>
          <w:rFonts w:eastAsiaTheme="majorEastAsia"/>
          <w:lang w:eastAsia="en-US"/>
        </w:rPr>
      </w:pPr>
    </w:p>
    <w:p w14:paraId="6C52972F" w14:textId="745F5AE2" w:rsidR="00E9097A" w:rsidRDefault="00E9097A" w:rsidP="00E9097A">
      <w:pPr>
        <w:pStyle w:val="Heading3"/>
      </w:pPr>
      <w:bookmarkStart w:id="216" w:name="_Toc32680042"/>
      <w:r>
        <w:t>Plans and Progress</w:t>
      </w:r>
      <w:bookmarkEnd w:id="216"/>
    </w:p>
    <w:p w14:paraId="07A29FE2" w14:textId="77777777" w:rsidR="00922663" w:rsidRDefault="00922663" w:rsidP="00922663">
      <w:pPr>
        <w:rPr>
          <w:lang w:eastAsia="en-US"/>
        </w:rPr>
      </w:pPr>
    </w:p>
    <w:p w14:paraId="04DC5E3F" w14:textId="77777777" w:rsidR="00922663" w:rsidRDefault="00922663" w:rsidP="00571747">
      <w:pPr>
        <w:pStyle w:val="Heading4"/>
      </w:pPr>
      <w:r>
        <w:t>How it all began:</w:t>
      </w:r>
    </w:p>
    <w:p w14:paraId="151852C2" w14:textId="77777777" w:rsidR="00922663" w:rsidRDefault="00922663" w:rsidP="00922663">
      <w:pPr>
        <w:rPr>
          <w:lang w:eastAsia="en-US"/>
        </w:rPr>
      </w:pPr>
    </w:p>
    <w:p w14:paraId="612B94F9" w14:textId="0AFDEDD7" w:rsidR="00922663" w:rsidRDefault="00922663" w:rsidP="00922663">
      <w:pPr>
        <w:rPr>
          <w:lang w:eastAsia="en-US"/>
        </w:rPr>
      </w:pPr>
      <w:r>
        <w:rPr>
          <w:lang w:eastAsia="en-US"/>
        </w:rPr>
        <w:t xml:space="preserve">The origins of this project came about </w:t>
      </w:r>
      <w:r w:rsidR="000C3AB8">
        <w:rPr>
          <w:lang w:eastAsia="en-US"/>
        </w:rPr>
        <w:t xml:space="preserve">as </w:t>
      </w:r>
      <w:r>
        <w:rPr>
          <w:lang w:eastAsia="en-US"/>
        </w:rPr>
        <w:t xml:space="preserve">we thought on how many times people have killed plants because of </w:t>
      </w:r>
      <w:r w:rsidR="000C3AB8">
        <w:rPr>
          <w:lang w:eastAsia="en-US"/>
        </w:rPr>
        <w:t>a</w:t>
      </w:r>
      <w:r>
        <w:rPr>
          <w:lang w:eastAsia="en-US"/>
        </w:rPr>
        <w:t xml:space="preserve"> lack of knowledge</w:t>
      </w:r>
      <w:r w:rsidR="000C3AB8">
        <w:rPr>
          <w:lang w:eastAsia="en-US"/>
        </w:rPr>
        <w:t xml:space="preserve"> or poor time management</w:t>
      </w:r>
      <w:r>
        <w:rPr>
          <w:lang w:eastAsia="en-US"/>
        </w:rPr>
        <w:t xml:space="preserve">. Usually we hear about this complaint among friends who would buy numerous potted plants and then eventually </w:t>
      </w:r>
      <w:r w:rsidR="000C3AB8">
        <w:rPr>
          <w:lang w:eastAsia="en-US"/>
        </w:rPr>
        <w:t>confessing</w:t>
      </w:r>
      <w:r>
        <w:rPr>
          <w:lang w:eastAsia="en-US"/>
        </w:rPr>
        <w:t xml:space="preserve"> that they died for some unknown reason or </w:t>
      </w:r>
      <w:r w:rsidR="000C3AB8">
        <w:rPr>
          <w:lang w:eastAsia="en-US"/>
        </w:rPr>
        <w:t>there just wasn’t enough time in their busy lives to provide adequate care</w:t>
      </w:r>
      <w:r>
        <w:rPr>
          <w:lang w:eastAsia="en-US"/>
        </w:rPr>
        <w:t>. The</w:t>
      </w:r>
      <w:r w:rsidR="000C3AB8">
        <w:rPr>
          <w:lang w:eastAsia="en-US"/>
        </w:rPr>
        <w:t>y</w:t>
      </w:r>
      <w:r>
        <w:rPr>
          <w:lang w:eastAsia="en-US"/>
        </w:rPr>
        <w:t xml:space="preserve"> would </w:t>
      </w:r>
      <w:r w:rsidR="000C3AB8">
        <w:rPr>
          <w:lang w:eastAsia="en-US"/>
        </w:rPr>
        <w:t xml:space="preserve">then </w:t>
      </w:r>
      <w:r>
        <w:rPr>
          <w:lang w:eastAsia="en-US"/>
        </w:rPr>
        <w:t xml:space="preserve">purchase another plant </w:t>
      </w:r>
      <w:r w:rsidR="000C3AB8">
        <w:rPr>
          <w:lang w:eastAsia="en-US"/>
        </w:rPr>
        <w:t xml:space="preserve">or plants </w:t>
      </w:r>
      <w:r>
        <w:rPr>
          <w:lang w:eastAsia="en-US"/>
        </w:rPr>
        <w:t xml:space="preserve">and the story would repeat itself. This is very costly and is quite common in the average household. Many people do not know how to properly look after their plants. Even if they wanted to, it would be hard to do so, as there is quite a bit of reading </w:t>
      </w:r>
      <w:r w:rsidR="00095D75">
        <w:rPr>
          <w:lang w:eastAsia="en-US"/>
        </w:rPr>
        <w:t>required</w:t>
      </w:r>
      <w:r>
        <w:rPr>
          <w:lang w:eastAsia="en-US"/>
        </w:rPr>
        <w:t xml:space="preserve"> in order to understand the complexity of plant growth. Th</w:t>
      </w:r>
      <w:r w:rsidR="00095D75">
        <w:rPr>
          <w:lang w:eastAsia="en-US"/>
        </w:rPr>
        <w:t>is</w:t>
      </w:r>
      <w:r>
        <w:rPr>
          <w:lang w:eastAsia="en-US"/>
        </w:rPr>
        <w:t xml:space="preserve"> project seeks to bridge the gap for average people, but also </w:t>
      </w:r>
      <w:r w:rsidR="00095D75">
        <w:rPr>
          <w:lang w:eastAsia="en-US"/>
        </w:rPr>
        <w:t>providing</w:t>
      </w:r>
      <w:r>
        <w:rPr>
          <w:lang w:eastAsia="en-US"/>
        </w:rPr>
        <w:t xml:space="preserve"> the </w:t>
      </w:r>
      <w:r w:rsidR="00095D75">
        <w:rPr>
          <w:lang w:eastAsia="en-US"/>
        </w:rPr>
        <w:t>option</w:t>
      </w:r>
      <w:r>
        <w:rPr>
          <w:lang w:eastAsia="en-US"/>
        </w:rPr>
        <w:t xml:space="preserve"> to go deeper into agricultural studies. </w:t>
      </w:r>
    </w:p>
    <w:p w14:paraId="5180E0B8" w14:textId="77777777" w:rsidR="00922663" w:rsidRDefault="00922663" w:rsidP="00922663">
      <w:pPr>
        <w:rPr>
          <w:lang w:eastAsia="en-US"/>
        </w:rPr>
      </w:pPr>
    </w:p>
    <w:p w14:paraId="6A657713" w14:textId="7AC181D3" w:rsidR="00C52E12" w:rsidRDefault="00571747" w:rsidP="0049249E">
      <w:pPr>
        <w:pStyle w:val="Heading4"/>
        <w:rPr>
          <w:ins w:id="217" w:author="Brian Dean" w:date="2020-02-06T16:50:00Z"/>
        </w:rPr>
      </w:pPr>
      <w:r>
        <w:t>What’s in the box?</w:t>
      </w:r>
    </w:p>
    <w:p w14:paraId="02CB014C" w14:textId="40FD83F8" w:rsidR="00C52E12" w:rsidRDefault="00C52E12" w:rsidP="00E9097A">
      <w:pPr>
        <w:rPr>
          <w:ins w:id="218" w:author="Brian Dean" w:date="2020-02-06T16:50:00Z"/>
          <w:lang w:eastAsia="en-US"/>
        </w:rPr>
      </w:pPr>
    </w:p>
    <w:p w14:paraId="58BCA640" w14:textId="391484A6" w:rsidR="00C52E12" w:rsidRDefault="00C52E12" w:rsidP="00C52E12">
      <w:pPr>
        <w:pStyle w:val="Heading4"/>
      </w:pPr>
      <w:ins w:id="219" w:author="Brian Dean" w:date="2020-02-06T16:50:00Z">
        <w:r>
          <w:t>The Sensor</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358"/>
      </w:tblGrid>
      <w:tr w:rsidR="0049249E" w14:paraId="3E49BEB3" w14:textId="77777777" w:rsidTr="0049249E">
        <w:tc>
          <w:tcPr>
            <w:tcW w:w="6658" w:type="dxa"/>
          </w:tcPr>
          <w:p w14:paraId="0120536C" w14:textId="77777777" w:rsidR="0049249E" w:rsidRDefault="0049249E" w:rsidP="0049249E">
            <w:pPr>
              <w:rPr>
                <w:lang w:eastAsia="en-US"/>
              </w:rPr>
            </w:pPr>
            <w:ins w:id="220" w:author="Brian Dean" w:date="2020-02-06T16:50:00Z">
              <w:r>
                <w:rPr>
                  <w:lang w:eastAsia="en-US"/>
                </w:rPr>
                <w:t xml:space="preserve">Initial investigation suggested that a 4 in1 sensor marketed as </w:t>
              </w:r>
              <w:proofErr w:type="spellStart"/>
              <w:r w:rsidRPr="00C52E12">
                <w:rPr>
                  <w:lang w:eastAsia="en-US"/>
                </w:rPr>
                <w:t>Huahuacaocao</w:t>
              </w:r>
              <w:proofErr w:type="spellEnd"/>
              <w:r w:rsidRPr="00C52E12">
                <w:rPr>
                  <w:lang w:eastAsia="en-US"/>
                </w:rPr>
                <w:t xml:space="preserve"> Flower Care Smart Monitor</w:t>
              </w:r>
              <w:r>
                <w:rPr>
                  <w:lang w:eastAsia="en-US"/>
                </w:rPr>
                <w:t xml:space="preserve"> by </w:t>
              </w:r>
              <w:r w:rsidRPr="00A8596B">
                <w:rPr>
                  <w:lang w:eastAsia="en-US"/>
                </w:rPr>
                <w:t xml:space="preserve">Xiaomi </w:t>
              </w:r>
              <w:r>
                <w:rPr>
                  <w:lang w:eastAsia="en-US"/>
                </w:rPr>
                <w:t>would provide the functionality required. In fact</w:t>
              </w:r>
            </w:ins>
            <w:r>
              <w:rPr>
                <w:lang w:eastAsia="en-US"/>
              </w:rPr>
              <w:t>,</w:t>
            </w:r>
            <w:ins w:id="221" w:author="Brian Dean" w:date="2020-02-06T16:50:00Z">
              <w:r>
                <w:rPr>
                  <w:lang w:eastAsia="en-US"/>
                </w:rPr>
                <w:t xml:space="preserve"> it was the only commercial 4 in 1 sensor found. Initially the fact that this sensor only had Bluetooth communications caused some consternation as a point of difference between gardenMates and the competition is the ability to monitor plants (sensors) regardless of the proximity of the mobile phone app. This was resolved upon the discovery of a hub from the same manufacturer that offers Bluetooth, Wi Fi and ZigBee.  </w:t>
              </w:r>
            </w:ins>
          </w:p>
          <w:p w14:paraId="25155D76" w14:textId="77777777" w:rsidR="0049249E" w:rsidRDefault="0049249E" w:rsidP="0049249E">
            <w:pPr>
              <w:rPr>
                <w:lang w:eastAsia="en-US"/>
              </w:rPr>
            </w:pPr>
          </w:p>
        </w:tc>
        <w:tc>
          <w:tcPr>
            <w:tcW w:w="2358" w:type="dxa"/>
          </w:tcPr>
          <w:p w14:paraId="3FAF2C78" w14:textId="4E0CE908" w:rsidR="0049249E" w:rsidRDefault="0049249E" w:rsidP="0049249E">
            <w:pPr>
              <w:jc w:val="center"/>
              <w:rPr>
                <w:lang w:eastAsia="en-US"/>
              </w:rPr>
            </w:pPr>
            <w:r>
              <w:rPr>
                <w:noProof/>
              </w:rPr>
              <w:drawing>
                <wp:inline distT="0" distB="0" distL="0" distR="0" wp14:anchorId="6054B304" wp14:editId="2C649BDD">
                  <wp:extent cx="1203224" cy="2584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8375" cy="2638732"/>
                          </a:xfrm>
                          <a:prstGeom prst="rect">
                            <a:avLst/>
                          </a:prstGeom>
                        </pic:spPr>
                      </pic:pic>
                    </a:graphicData>
                  </a:graphic>
                </wp:inline>
              </w:drawing>
            </w:r>
          </w:p>
        </w:tc>
      </w:tr>
    </w:tbl>
    <w:p w14:paraId="70312FDC" w14:textId="2A060009" w:rsidR="00A8596B" w:rsidRDefault="00A8596B" w:rsidP="00E9097A">
      <w:pPr>
        <w:rPr>
          <w:ins w:id="222" w:author="Brian Dean" w:date="2020-02-06T16:50:00Z"/>
          <w:lang w:eastAsia="en-US"/>
        </w:rPr>
      </w:pPr>
    </w:p>
    <w:p w14:paraId="433C2F83" w14:textId="6C9E7615" w:rsidR="00A8596B" w:rsidRDefault="00A8596B" w:rsidP="00A8596B">
      <w:pPr>
        <w:pStyle w:val="Heading4"/>
      </w:pPr>
      <w:ins w:id="223" w:author="Brian Dean" w:date="2020-02-06T16:50:00Z">
        <w:r>
          <w:t>The Hub</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0"/>
        <w:gridCol w:w="3696"/>
      </w:tblGrid>
      <w:tr w:rsidR="0049249E" w14:paraId="213AE4D2" w14:textId="77777777" w:rsidTr="0049249E">
        <w:tc>
          <w:tcPr>
            <w:tcW w:w="5382" w:type="dxa"/>
          </w:tcPr>
          <w:p w14:paraId="60D7863B" w14:textId="77777777" w:rsidR="0049249E" w:rsidRDefault="0049249E" w:rsidP="0049249E">
            <w:pPr>
              <w:rPr>
                <w:lang w:eastAsia="en-US"/>
              </w:rPr>
            </w:pPr>
            <w:r w:rsidRPr="00B2396B">
              <w:rPr>
                <w:lang w:eastAsia="en-US"/>
              </w:rPr>
              <w:t xml:space="preserve">XIAOMI </w:t>
            </w:r>
            <w:proofErr w:type="spellStart"/>
            <w:r w:rsidRPr="00B2396B">
              <w:rPr>
                <w:lang w:eastAsia="en-US"/>
              </w:rPr>
              <w:t>Mijia</w:t>
            </w:r>
            <w:proofErr w:type="spellEnd"/>
            <w:r w:rsidRPr="00B2396B">
              <w:rPr>
                <w:lang w:eastAsia="en-US"/>
              </w:rPr>
              <w:t xml:space="preserve"> Smart Multimode Gateway </w:t>
            </w:r>
            <w:r>
              <w:rPr>
                <w:lang w:eastAsia="en-US"/>
              </w:rPr>
              <w:t xml:space="preserve">is a hub that is certified for </w:t>
            </w:r>
            <w:r w:rsidRPr="00B2396B">
              <w:rPr>
                <w:lang w:eastAsia="en-US"/>
              </w:rPr>
              <w:t>WIFI</w:t>
            </w:r>
            <w:r>
              <w:rPr>
                <w:lang w:eastAsia="en-US"/>
              </w:rPr>
              <w:t>,</w:t>
            </w:r>
            <w:r w:rsidRPr="00B2396B">
              <w:rPr>
                <w:lang w:eastAsia="en-US"/>
              </w:rPr>
              <w:t xml:space="preserve"> ZigBee</w:t>
            </w:r>
            <w:r>
              <w:rPr>
                <w:lang w:eastAsia="en-US"/>
              </w:rPr>
              <w:t xml:space="preserve"> and </w:t>
            </w:r>
            <w:r w:rsidRPr="00B2396B">
              <w:rPr>
                <w:lang w:eastAsia="en-US"/>
              </w:rPr>
              <w:t xml:space="preserve"> Bluetooth/Bluetooth Mesh</w:t>
            </w:r>
            <w:r>
              <w:rPr>
                <w:lang w:eastAsia="en-US"/>
              </w:rPr>
              <w:t>. Currently supports 32 devices although recent information suggests this will be considerably expanded in the near future. Appears to be one of the few devices that supports all three communication protocols and as it is manufactured by the same company as the sensor integrates seamlessly.</w:t>
            </w:r>
          </w:p>
          <w:p w14:paraId="2C31DAA2" w14:textId="77777777" w:rsidR="0049249E" w:rsidRDefault="0049249E" w:rsidP="0049249E">
            <w:pPr>
              <w:rPr>
                <w:lang w:eastAsia="en-US"/>
              </w:rPr>
            </w:pPr>
          </w:p>
        </w:tc>
        <w:tc>
          <w:tcPr>
            <w:tcW w:w="3634" w:type="dxa"/>
          </w:tcPr>
          <w:p w14:paraId="6109B122" w14:textId="77777777" w:rsidR="0049249E" w:rsidRDefault="0049249E" w:rsidP="0049249E">
            <w:pPr>
              <w:rPr>
                <w:noProof/>
              </w:rPr>
            </w:pPr>
          </w:p>
          <w:p w14:paraId="01AB8E07" w14:textId="77777777" w:rsidR="0049249E" w:rsidRDefault="0049249E" w:rsidP="0049249E">
            <w:pPr>
              <w:rPr>
                <w:noProof/>
              </w:rPr>
            </w:pPr>
          </w:p>
          <w:p w14:paraId="0F9D510C" w14:textId="4BDD3E4B" w:rsidR="0049249E" w:rsidRDefault="0049249E" w:rsidP="0049249E">
            <w:pPr>
              <w:rPr>
                <w:lang w:eastAsia="en-US"/>
              </w:rPr>
            </w:pPr>
            <w:r>
              <w:rPr>
                <w:noProof/>
              </w:rPr>
              <w:drawing>
                <wp:inline distT="0" distB="0" distL="0" distR="0" wp14:anchorId="51FBEF21" wp14:editId="65DB003D">
                  <wp:extent cx="2209849" cy="10835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3270" cy="1104855"/>
                          </a:xfrm>
                          <a:prstGeom prst="rect">
                            <a:avLst/>
                          </a:prstGeom>
                        </pic:spPr>
                      </pic:pic>
                    </a:graphicData>
                  </a:graphic>
                </wp:inline>
              </w:drawing>
            </w:r>
          </w:p>
        </w:tc>
      </w:tr>
    </w:tbl>
    <w:p w14:paraId="1338A91E" w14:textId="77777777" w:rsidR="00FA588B" w:rsidRPr="00B2396B" w:rsidRDefault="00FA588B" w:rsidP="00B2396B">
      <w:pPr>
        <w:rPr>
          <w:ins w:id="224" w:author="Brian Dean" w:date="2020-02-06T16:50:00Z"/>
          <w:lang w:eastAsia="en-US"/>
        </w:rPr>
      </w:pPr>
    </w:p>
    <w:p w14:paraId="3A46D1CF" w14:textId="7134603D" w:rsidR="00366B75" w:rsidRDefault="00366B75" w:rsidP="00366B75">
      <w:pPr>
        <w:pStyle w:val="Heading4"/>
      </w:pPr>
      <w:ins w:id="225" w:author="Brian Dean" w:date="2020-02-09T18:09:00Z">
        <w:r>
          <w:lastRenderedPageBreak/>
          <w:t>Mobile phone app</w:t>
        </w:r>
      </w:ins>
    </w:p>
    <w:p w14:paraId="015CF348" w14:textId="0E78FF2E" w:rsidR="004735ED" w:rsidRPr="004735ED" w:rsidRDefault="004735ED" w:rsidP="004735ED">
      <w:pPr>
        <w:rPr>
          <w:lang w:eastAsia="en-US"/>
        </w:rPr>
      </w:pPr>
      <w:r>
        <w:rPr>
          <w:lang w:eastAsia="en-US"/>
        </w:rPr>
        <w:t>The following Business Process diagram outlines the steps for initial configuration of the mobile phone application once the application has been installed.</w:t>
      </w:r>
    </w:p>
    <w:p w14:paraId="33F46CB2" w14:textId="42FABDA2" w:rsidR="0057205C" w:rsidRDefault="0057205C" w:rsidP="0057205C">
      <w:pPr>
        <w:rPr>
          <w:lang w:eastAsia="en-US"/>
        </w:rPr>
      </w:pPr>
    </w:p>
    <w:p w14:paraId="2849C8F1" w14:textId="7017E5B9" w:rsidR="0057205C" w:rsidRDefault="0055085C" w:rsidP="0055085C">
      <w:pPr>
        <w:jc w:val="center"/>
        <w:rPr>
          <w:lang w:eastAsia="en-US"/>
        </w:rPr>
      </w:pPr>
      <w:r>
        <w:rPr>
          <w:noProof/>
          <w:lang w:eastAsia="en-US"/>
        </w:rPr>
        <w:drawing>
          <wp:inline distT="0" distB="0" distL="0" distR="0" wp14:anchorId="5FD4D37B" wp14:editId="1850C36D">
            <wp:extent cx="5731510" cy="4344035"/>
            <wp:effectExtent l="19050" t="19050" r="21590" b="18415"/>
            <wp:docPr id="8" name="Picture 8" descr="A close 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TimeUseFlowChart.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344035"/>
                    </a:xfrm>
                    <a:prstGeom prst="rect">
                      <a:avLst/>
                    </a:prstGeom>
                    <a:ln>
                      <a:solidFill>
                        <a:schemeClr val="tx1"/>
                      </a:solidFill>
                    </a:ln>
                  </pic:spPr>
                </pic:pic>
              </a:graphicData>
            </a:graphic>
          </wp:inline>
        </w:drawing>
      </w:r>
    </w:p>
    <w:p w14:paraId="1B59B586" w14:textId="5B9594FE" w:rsidR="004735ED" w:rsidRDefault="004735ED" w:rsidP="0057205C">
      <w:pPr>
        <w:rPr>
          <w:lang w:eastAsia="en-US"/>
        </w:rPr>
      </w:pPr>
    </w:p>
    <w:p w14:paraId="1B42CE56" w14:textId="6CF28C69" w:rsidR="004735ED" w:rsidRDefault="004735ED" w:rsidP="0057205C">
      <w:pPr>
        <w:rPr>
          <w:lang w:eastAsia="en-US"/>
        </w:rPr>
      </w:pPr>
    </w:p>
    <w:p w14:paraId="300189D0" w14:textId="1CEA2A2B" w:rsidR="004735ED" w:rsidRDefault="004735ED" w:rsidP="0057205C">
      <w:pPr>
        <w:rPr>
          <w:lang w:eastAsia="en-US"/>
        </w:rPr>
      </w:pPr>
      <w:r>
        <w:rPr>
          <w:lang w:eastAsia="en-US"/>
        </w:rPr>
        <w:t>The diagram below shows the requirement for username / password validation and that the application options should also be saved to the database.</w:t>
      </w:r>
    </w:p>
    <w:p w14:paraId="600D927C" w14:textId="071D7DA7" w:rsidR="007649FB" w:rsidRDefault="007649FB" w:rsidP="0057205C">
      <w:pPr>
        <w:rPr>
          <w:lang w:eastAsia="en-US"/>
        </w:rPr>
      </w:pPr>
      <w:r w:rsidRPr="007649FB">
        <w:rPr>
          <w:noProof/>
          <w:lang w:eastAsia="en-US"/>
        </w:rPr>
        <w:drawing>
          <wp:inline distT="0" distB="0" distL="0" distR="0" wp14:anchorId="6FD864C0" wp14:editId="2CD5BD8B">
            <wp:extent cx="5731510" cy="2247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116A2B8A" w14:textId="311505A1" w:rsidR="00FF6B7C" w:rsidRDefault="00FF6B7C" w:rsidP="0057205C">
      <w:pPr>
        <w:rPr>
          <w:lang w:eastAsia="en-US"/>
        </w:rPr>
      </w:pPr>
    </w:p>
    <w:p w14:paraId="0E85C9AF" w14:textId="3D96EA08" w:rsidR="00FF6B7C" w:rsidRDefault="00FF6B7C" w:rsidP="0057205C">
      <w:pPr>
        <w:rPr>
          <w:lang w:eastAsia="en-US"/>
        </w:rPr>
      </w:pPr>
    </w:p>
    <w:p w14:paraId="619D1C3B" w14:textId="20BAC3D6" w:rsidR="00FF6B7C" w:rsidRDefault="00FF6B7C" w:rsidP="0057205C">
      <w:pPr>
        <w:rPr>
          <w:lang w:eastAsia="en-US"/>
        </w:rPr>
      </w:pPr>
    </w:p>
    <w:p w14:paraId="37F79B8B" w14:textId="3117032E" w:rsidR="00666A6A" w:rsidRDefault="00666A6A" w:rsidP="0057205C">
      <w:pPr>
        <w:rPr>
          <w:lang w:eastAsia="en-US"/>
        </w:rPr>
      </w:pPr>
    </w:p>
    <w:p w14:paraId="5AE1D3D3" w14:textId="248836DF" w:rsidR="00666A6A" w:rsidRDefault="00666A6A" w:rsidP="0057205C">
      <w:pPr>
        <w:rPr>
          <w:lang w:eastAsia="en-US"/>
        </w:rPr>
      </w:pPr>
    </w:p>
    <w:p w14:paraId="42ED64C0" w14:textId="77777777" w:rsidR="00666A6A" w:rsidRDefault="00666A6A" w:rsidP="0057205C">
      <w:pPr>
        <w:rPr>
          <w:lang w:eastAsia="en-US"/>
        </w:rPr>
      </w:pPr>
    </w:p>
    <w:p w14:paraId="77A1494F" w14:textId="77777777" w:rsidR="00FF6B7C" w:rsidRDefault="00FF6B7C" w:rsidP="00FF6B7C">
      <w:pPr>
        <w:rPr>
          <w:lang w:eastAsia="en-US"/>
        </w:rPr>
      </w:pPr>
      <w:r>
        <w:rPr>
          <w:lang w:eastAsia="en-US"/>
        </w:rPr>
        <w:lastRenderedPageBreak/>
        <w:t>Some design concept mock-ups have been prepared to provide an idea of the look of the mobile phone app.</w:t>
      </w:r>
    </w:p>
    <w:p w14:paraId="01865F81" w14:textId="77777777" w:rsidR="00FF6B7C" w:rsidRDefault="00FF6B7C" w:rsidP="00FF6B7C">
      <w:pPr>
        <w:rPr>
          <w:lang w:eastAsia="en-US"/>
        </w:rPr>
      </w:pPr>
    </w:p>
    <w:tbl>
      <w:tblPr>
        <w:tblStyle w:val="TableGrid"/>
        <w:tblW w:w="9067" w:type="dxa"/>
        <w:tblCellSpacing w:w="11" w:type="dxa"/>
        <w:tblLayout w:type="fixed"/>
        <w:tblLook w:val="04A0" w:firstRow="1" w:lastRow="0" w:firstColumn="1" w:lastColumn="0" w:noHBand="0" w:noVBand="1"/>
      </w:tblPr>
      <w:tblGrid>
        <w:gridCol w:w="4533"/>
        <w:gridCol w:w="4534"/>
      </w:tblGrid>
      <w:tr w:rsidR="00B06806" w14:paraId="498D3576" w14:textId="77777777" w:rsidTr="00B06806">
        <w:trPr>
          <w:tblCellSpacing w:w="11" w:type="dxa"/>
        </w:trPr>
        <w:tc>
          <w:tcPr>
            <w:tcW w:w="4500" w:type="dxa"/>
            <w:hideMark/>
          </w:tcPr>
          <w:p w14:paraId="708D7D22" w14:textId="77777777" w:rsidR="00B06806" w:rsidRDefault="00B06806" w:rsidP="00B06806">
            <w:pPr>
              <w:jc w:val="center"/>
              <w:rPr>
                <w:lang w:eastAsia="en-US"/>
              </w:rPr>
            </w:pPr>
          </w:p>
          <w:p w14:paraId="34CAD72F" w14:textId="77777777" w:rsidR="00B06806" w:rsidRDefault="00B06806" w:rsidP="00B06806">
            <w:pPr>
              <w:jc w:val="center"/>
              <w:rPr>
                <w:lang w:eastAsia="en-US"/>
              </w:rPr>
            </w:pPr>
          </w:p>
          <w:p w14:paraId="7F2069A1" w14:textId="77777777" w:rsidR="00B06806" w:rsidRDefault="00B06806" w:rsidP="00B06806">
            <w:pPr>
              <w:jc w:val="center"/>
              <w:rPr>
                <w:lang w:eastAsia="en-US"/>
              </w:rPr>
            </w:pPr>
          </w:p>
          <w:p w14:paraId="751A8C63" w14:textId="64ADEB15" w:rsidR="00B06806" w:rsidRDefault="00B06806" w:rsidP="00B06806">
            <w:pPr>
              <w:jc w:val="center"/>
              <w:rPr>
                <w:lang w:eastAsia="en-US"/>
              </w:rPr>
            </w:pPr>
            <w:r>
              <w:rPr>
                <w:noProof/>
                <w:lang w:eastAsia="en-US"/>
              </w:rPr>
              <w:drawing>
                <wp:inline distT="0" distB="0" distL="0" distR="0" wp14:anchorId="132D14A5" wp14:editId="3DC6ACE0">
                  <wp:extent cx="1731010" cy="3413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1010" cy="3413760"/>
                          </a:xfrm>
                          <a:prstGeom prst="rect">
                            <a:avLst/>
                          </a:prstGeom>
                          <a:noFill/>
                          <a:ln>
                            <a:noFill/>
                          </a:ln>
                        </pic:spPr>
                      </pic:pic>
                    </a:graphicData>
                  </a:graphic>
                </wp:inline>
              </w:drawing>
            </w:r>
          </w:p>
          <w:p w14:paraId="1B0A7876" w14:textId="05633C38" w:rsidR="00B06806" w:rsidRDefault="00B06806">
            <w:pPr>
              <w:rPr>
                <w:lang w:eastAsia="en-US"/>
              </w:rPr>
            </w:pPr>
            <w:r>
              <w:rPr>
                <w:lang w:eastAsia="en-US"/>
              </w:rPr>
              <w:t>Initial mock-up of the splash screen when the application first loads</w:t>
            </w:r>
          </w:p>
        </w:tc>
        <w:tc>
          <w:tcPr>
            <w:tcW w:w="4501" w:type="dxa"/>
            <w:hideMark/>
          </w:tcPr>
          <w:p w14:paraId="377386E7" w14:textId="77777777" w:rsidR="00B06806" w:rsidRDefault="00B06806">
            <w:pPr>
              <w:rPr>
                <w:lang w:eastAsia="en-US"/>
              </w:rPr>
            </w:pPr>
          </w:p>
          <w:p w14:paraId="52449136" w14:textId="49722BF8" w:rsidR="00B06806" w:rsidRDefault="00B06806">
            <w:pPr>
              <w:rPr>
                <w:lang w:eastAsia="en-US"/>
              </w:rPr>
            </w:pPr>
          </w:p>
          <w:p w14:paraId="3C0DA4CE" w14:textId="72785943" w:rsidR="00D45859" w:rsidRDefault="00D45859">
            <w:pPr>
              <w:rPr>
                <w:lang w:eastAsia="en-US"/>
              </w:rPr>
            </w:pPr>
          </w:p>
          <w:p w14:paraId="0E0544CC" w14:textId="77777777" w:rsidR="00D45859" w:rsidRDefault="00D45859">
            <w:pPr>
              <w:rPr>
                <w:lang w:eastAsia="en-US"/>
              </w:rPr>
            </w:pPr>
          </w:p>
          <w:p w14:paraId="54257017" w14:textId="77777777" w:rsidR="00B06806" w:rsidRDefault="00B06806" w:rsidP="00B06806">
            <w:pPr>
              <w:jc w:val="center"/>
              <w:rPr>
                <w:lang w:eastAsia="en-US"/>
              </w:rPr>
            </w:pPr>
            <w:r>
              <w:rPr>
                <w:noProof/>
                <w:lang w:eastAsia="en-US"/>
              </w:rPr>
              <w:drawing>
                <wp:inline distT="0" distB="0" distL="0" distR="0" wp14:anchorId="72909B11" wp14:editId="3099E0B3">
                  <wp:extent cx="1700530" cy="301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0530" cy="3011170"/>
                          </a:xfrm>
                          <a:prstGeom prst="rect">
                            <a:avLst/>
                          </a:prstGeom>
                          <a:noFill/>
                          <a:ln>
                            <a:noFill/>
                          </a:ln>
                        </pic:spPr>
                      </pic:pic>
                    </a:graphicData>
                  </a:graphic>
                </wp:inline>
              </w:drawing>
            </w:r>
          </w:p>
          <w:p w14:paraId="239016FB" w14:textId="77777777" w:rsidR="00B06806" w:rsidRDefault="00B06806">
            <w:pPr>
              <w:rPr>
                <w:lang w:eastAsia="en-US"/>
              </w:rPr>
            </w:pPr>
          </w:p>
          <w:p w14:paraId="7BBBFADE" w14:textId="062E6CBD" w:rsidR="00B06806" w:rsidRDefault="00B06806">
            <w:pPr>
              <w:rPr>
                <w:lang w:eastAsia="en-US"/>
              </w:rPr>
            </w:pPr>
            <w:r>
              <w:rPr>
                <w:lang w:eastAsia="en-US"/>
              </w:rPr>
              <w:t>Updated mock-up of splash screen</w:t>
            </w:r>
          </w:p>
        </w:tc>
      </w:tr>
      <w:tr w:rsidR="00B06806" w14:paraId="788B512F" w14:textId="77777777" w:rsidTr="00B06806">
        <w:trPr>
          <w:tblCellSpacing w:w="11" w:type="dxa"/>
        </w:trPr>
        <w:tc>
          <w:tcPr>
            <w:tcW w:w="4500" w:type="dxa"/>
          </w:tcPr>
          <w:p w14:paraId="25BC53A6" w14:textId="77777777" w:rsidR="00B06806" w:rsidRDefault="00B06806" w:rsidP="00B06806">
            <w:pPr>
              <w:jc w:val="center"/>
              <w:rPr>
                <w:lang w:eastAsia="en-US"/>
              </w:rPr>
            </w:pPr>
          </w:p>
          <w:p w14:paraId="4948DED6" w14:textId="42071BA5" w:rsidR="00B06806" w:rsidRDefault="00B06806" w:rsidP="00B06806">
            <w:pPr>
              <w:jc w:val="center"/>
              <w:rPr>
                <w:lang w:eastAsia="en-US"/>
              </w:rPr>
            </w:pPr>
            <w:r>
              <w:rPr>
                <w:noProof/>
                <w:lang w:eastAsia="en-US"/>
              </w:rPr>
              <w:drawing>
                <wp:inline distT="0" distB="0" distL="0" distR="0" wp14:anchorId="1046CD8A" wp14:editId="0747E746">
                  <wp:extent cx="1713230" cy="338963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3230" cy="3389630"/>
                          </a:xfrm>
                          <a:prstGeom prst="rect">
                            <a:avLst/>
                          </a:prstGeom>
                          <a:noFill/>
                          <a:ln>
                            <a:noFill/>
                          </a:ln>
                        </pic:spPr>
                      </pic:pic>
                    </a:graphicData>
                  </a:graphic>
                </wp:inline>
              </w:drawing>
            </w:r>
          </w:p>
          <w:p w14:paraId="0B9991F6" w14:textId="32214955" w:rsidR="00B06806" w:rsidRDefault="00B06806">
            <w:pPr>
              <w:rPr>
                <w:lang w:eastAsia="en-US"/>
              </w:rPr>
            </w:pPr>
            <w:r>
              <w:rPr>
                <w:lang w:eastAsia="en-US"/>
              </w:rPr>
              <w:t>Original concept of home screen providing quick access to menu options.</w:t>
            </w:r>
          </w:p>
          <w:p w14:paraId="1D813228" w14:textId="77777777" w:rsidR="00B06806" w:rsidRDefault="00B06806">
            <w:pPr>
              <w:rPr>
                <w:lang w:eastAsia="en-US"/>
              </w:rPr>
            </w:pPr>
          </w:p>
        </w:tc>
        <w:tc>
          <w:tcPr>
            <w:tcW w:w="4501" w:type="dxa"/>
            <w:hideMark/>
          </w:tcPr>
          <w:p w14:paraId="0DAE5C51" w14:textId="77777777" w:rsidR="00B06806" w:rsidRDefault="00B06806" w:rsidP="00B06806">
            <w:pPr>
              <w:jc w:val="center"/>
              <w:rPr>
                <w:lang w:eastAsia="en-US"/>
              </w:rPr>
            </w:pPr>
          </w:p>
          <w:p w14:paraId="3FCE1DF3" w14:textId="77777777" w:rsidR="00B06806" w:rsidRDefault="00B06806" w:rsidP="00B06806">
            <w:pPr>
              <w:jc w:val="center"/>
              <w:rPr>
                <w:lang w:eastAsia="en-US"/>
              </w:rPr>
            </w:pPr>
            <w:r>
              <w:rPr>
                <w:noProof/>
                <w:lang w:eastAsia="en-US"/>
              </w:rPr>
              <w:drawing>
                <wp:inline distT="0" distB="0" distL="0" distR="0" wp14:anchorId="7FEC5DBA" wp14:editId="29D4AE18">
                  <wp:extent cx="1816735"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6735" cy="3224530"/>
                          </a:xfrm>
                          <a:prstGeom prst="rect">
                            <a:avLst/>
                          </a:prstGeom>
                          <a:noFill/>
                          <a:ln>
                            <a:noFill/>
                          </a:ln>
                        </pic:spPr>
                      </pic:pic>
                    </a:graphicData>
                  </a:graphic>
                </wp:inline>
              </w:drawing>
            </w:r>
          </w:p>
          <w:p w14:paraId="3524345D" w14:textId="77777777" w:rsidR="00B06806" w:rsidRDefault="00B06806" w:rsidP="00B06806">
            <w:pPr>
              <w:jc w:val="left"/>
              <w:rPr>
                <w:lang w:eastAsia="en-US"/>
              </w:rPr>
            </w:pPr>
          </w:p>
          <w:p w14:paraId="006DED52" w14:textId="70A8208C" w:rsidR="00B06806" w:rsidRDefault="00B06806" w:rsidP="00B06806">
            <w:pPr>
              <w:jc w:val="left"/>
              <w:rPr>
                <w:lang w:eastAsia="en-US"/>
              </w:rPr>
            </w:pPr>
            <w:r>
              <w:rPr>
                <w:lang w:eastAsia="en-US"/>
              </w:rPr>
              <w:t>Updated home screen where there is only one sensor. Allows at a glance check on that plant’s health.</w:t>
            </w:r>
          </w:p>
        </w:tc>
      </w:tr>
      <w:tr w:rsidR="00B06806" w14:paraId="0FD9D53E" w14:textId="77777777" w:rsidTr="00B06806">
        <w:trPr>
          <w:tblCellSpacing w:w="11" w:type="dxa"/>
        </w:trPr>
        <w:tc>
          <w:tcPr>
            <w:tcW w:w="4500" w:type="dxa"/>
          </w:tcPr>
          <w:p w14:paraId="44296507" w14:textId="3E39743F" w:rsidR="00B06806" w:rsidRDefault="00B06806" w:rsidP="00F46A03">
            <w:pPr>
              <w:jc w:val="center"/>
              <w:rPr>
                <w:lang w:eastAsia="en-US"/>
              </w:rPr>
            </w:pPr>
            <w:r>
              <w:rPr>
                <w:noProof/>
                <w:lang w:eastAsia="en-US"/>
              </w:rPr>
              <w:lastRenderedPageBreak/>
              <w:drawing>
                <wp:inline distT="0" distB="0" distL="0" distR="0" wp14:anchorId="40CA7059" wp14:editId="3144DDB3">
                  <wp:extent cx="1737360" cy="3389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3389630"/>
                          </a:xfrm>
                          <a:prstGeom prst="rect">
                            <a:avLst/>
                          </a:prstGeom>
                          <a:noFill/>
                          <a:ln>
                            <a:noFill/>
                          </a:ln>
                        </pic:spPr>
                      </pic:pic>
                    </a:graphicData>
                  </a:graphic>
                </wp:inline>
              </w:drawing>
            </w:r>
          </w:p>
          <w:p w14:paraId="3D2D6330" w14:textId="08D59824" w:rsidR="00F46A03" w:rsidRDefault="00F46A03" w:rsidP="00F46A03">
            <w:pPr>
              <w:jc w:val="left"/>
              <w:rPr>
                <w:lang w:eastAsia="en-US"/>
              </w:rPr>
            </w:pPr>
            <w:r>
              <w:rPr>
                <w:lang w:eastAsia="en-US"/>
              </w:rPr>
              <w:t>When buying a new plant we like the idea of being able to scan the details in rather than selecting from a pick list of having to search.</w:t>
            </w:r>
          </w:p>
          <w:p w14:paraId="60A716E2" w14:textId="39F9EDED" w:rsidR="00B06806" w:rsidRDefault="00B06806" w:rsidP="00F46A03">
            <w:pPr>
              <w:jc w:val="center"/>
              <w:rPr>
                <w:lang w:eastAsia="en-US"/>
              </w:rPr>
            </w:pPr>
          </w:p>
        </w:tc>
        <w:tc>
          <w:tcPr>
            <w:tcW w:w="4501" w:type="dxa"/>
          </w:tcPr>
          <w:p w14:paraId="0C49BE61" w14:textId="77777777" w:rsidR="00F46A03" w:rsidRDefault="00F46A03" w:rsidP="00F46A03">
            <w:pPr>
              <w:jc w:val="center"/>
              <w:rPr>
                <w:noProof/>
                <w:lang w:eastAsia="en-US"/>
              </w:rPr>
            </w:pPr>
          </w:p>
          <w:p w14:paraId="29312942" w14:textId="5E08A25D" w:rsidR="00B06806" w:rsidRDefault="00B06806" w:rsidP="00F46A03">
            <w:pPr>
              <w:jc w:val="center"/>
              <w:rPr>
                <w:noProof/>
                <w:lang w:eastAsia="en-US"/>
              </w:rPr>
            </w:pPr>
            <w:r>
              <w:rPr>
                <w:noProof/>
                <w:lang w:eastAsia="en-US"/>
              </w:rPr>
              <w:drawing>
                <wp:inline distT="0" distB="0" distL="0" distR="0" wp14:anchorId="1C7B2DC6" wp14:editId="3C97C1C6">
                  <wp:extent cx="1798320" cy="3224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8320" cy="3224530"/>
                          </a:xfrm>
                          <a:prstGeom prst="rect">
                            <a:avLst/>
                          </a:prstGeom>
                          <a:noFill/>
                          <a:ln>
                            <a:noFill/>
                          </a:ln>
                        </pic:spPr>
                      </pic:pic>
                    </a:graphicData>
                  </a:graphic>
                </wp:inline>
              </w:drawing>
            </w:r>
          </w:p>
          <w:p w14:paraId="0525BC04" w14:textId="0A117A80" w:rsidR="00F46A03" w:rsidRDefault="00F46A03" w:rsidP="00F46A03">
            <w:pPr>
              <w:jc w:val="left"/>
              <w:rPr>
                <w:noProof/>
                <w:lang w:eastAsia="en-US"/>
              </w:rPr>
            </w:pPr>
            <w:r>
              <w:rPr>
                <w:noProof/>
                <w:lang w:eastAsia="en-US"/>
              </w:rPr>
              <w:t>Plant owners will be able to photograph their plant either for inclusion on the home page or to send to the A.I. for disease and insect diagnosis and recommendations.</w:t>
            </w:r>
          </w:p>
        </w:tc>
      </w:tr>
    </w:tbl>
    <w:p w14:paraId="4AF3A00D" w14:textId="77777777" w:rsidR="00FF6B7C" w:rsidRPr="0057205C" w:rsidRDefault="00FF6B7C" w:rsidP="0057205C">
      <w:pPr>
        <w:rPr>
          <w:ins w:id="226" w:author="Brian Dean" w:date="2020-02-09T18:09:00Z"/>
          <w:lang w:eastAsia="en-US"/>
        </w:rPr>
      </w:pPr>
    </w:p>
    <w:p w14:paraId="1444E4AD" w14:textId="2DCA16B7" w:rsidR="00366B75" w:rsidRDefault="00366B75" w:rsidP="00366B75">
      <w:pPr>
        <w:pStyle w:val="Heading4"/>
        <w:rPr>
          <w:ins w:id="227" w:author="Brian Dean" w:date="2020-02-09T18:09:00Z"/>
        </w:rPr>
      </w:pPr>
    </w:p>
    <w:p w14:paraId="000B31DE" w14:textId="4C689BA9" w:rsidR="003B6584" w:rsidRDefault="003B6584" w:rsidP="003B6584">
      <w:pPr>
        <w:pStyle w:val="Heading4"/>
      </w:pPr>
      <w:r>
        <w:t>Infrastructure</w:t>
      </w:r>
    </w:p>
    <w:p w14:paraId="64287171" w14:textId="312084CF" w:rsidR="003B6584" w:rsidRPr="003B6584" w:rsidRDefault="003B6584" w:rsidP="003B6584">
      <w:pPr>
        <w:rPr>
          <w:lang w:eastAsia="en-US"/>
        </w:rPr>
      </w:pPr>
      <w:r>
        <w:rPr>
          <w:lang w:eastAsia="en-US"/>
        </w:rPr>
        <w:t>All server technologies will be hosted in the cloud as outlined under the tools and technologies section.</w:t>
      </w:r>
    </w:p>
    <w:p w14:paraId="48DA69CD" w14:textId="77777777" w:rsidR="00366B75" w:rsidRPr="00366B75" w:rsidRDefault="00366B75" w:rsidP="00366B75">
      <w:pPr>
        <w:rPr>
          <w:ins w:id="228" w:author="Brian Dean" w:date="2020-02-09T18:09:00Z"/>
          <w:lang w:eastAsia="en-US"/>
        </w:rPr>
      </w:pPr>
    </w:p>
    <w:p w14:paraId="2072BC90" w14:textId="0DBB70EE" w:rsidR="00E9097A" w:rsidRDefault="00EC78D7" w:rsidP="00EC78D7">
      <w:pPr>
        <w:pStyle w:val="Heading3"/>
      </w:pPr>
      <w:bookmarkStart w:id="229" w:name="_Toc32680043"/>
      <w:r>
        <w:t>Background notes and dead ends.</w:t>
      </w:r>
      <w:bookmarkEnd w:id="229"/>
    </w:p>
    <w:p w14:paraId="6AE81294" w14:textId="641DB9D7" w:rsidR="00F64DA3" w:rsidRDefault="00F64DA3" w:rsidP="00F64DA3">
      <w:pPr>
        <w:rPr>
          <w:lang w:eastAsia="en-US"/>
        </w:rPr>
      </w:pPr>
    </w:p>
    <w:p w14:paraId="40E46DDC" w14:textId="77777777" w:rsidR="00F64DA3" w:rsidRPr="00FD4C43" w:rsidRDefault="00F64DA3" w:rsidP="00F64DA3">
      <w:pPr>
        <w:rPr>
          <w:b/>
          <w:bCs/>
        </w:rPr>
      </w:pPr>
      <w:r w:rsidRPr="00DD022D">
        <w:rPr>
          <w:b/>
          <w:bCs/>
        </w:rPr>
        <w:t>Development Environment</w:t>
      </w:r>
    </w:p>
    <w:p w14:paraId="16576884" w14:textId="1712E178" w:rsidR="00F64DA3" w:rsidRDefault="00F64DA3" w:rsidP="00F64DA3">
      <w:r w:rsidRPr="00DD022D">
        <w:t xml:space="preserve">The main goal of </w:t>
      </w:r>
      <w:r w:rsidR="00905882">
        <w:t xml:space="preserve">researching the possible </w:t>
      </w:r>
      <w:r w:rsidRPr="00DD022D">
        <w:t>development environment</w:t>
      </w:r>
      <w:r w:rsidR="00905882">
        <w:t>s</w:t>
      </w:r>
      <w:r w:rsidRPr="00DD022D">
        <w:t xml:space="preserve">  was </w:t>
      </w:r>
      <w:r w:rsidR="00905882">
        <w:t xml:space="preserve">identifying </w:t>
      </w:r>
      <w:r w:rsidRPr="00DD022D">
        <w:t xml:space="preserve">the most effective and economical software </w:t>
      </w:r>
      <w:r w:rsidR="00905882">
        <w:t>to</w:t>
      </w:r>
      <w:r w:rsidRPr="00DD022D">
        <w:t xml:space="preserve"> develop a mobile application. </w:t>
      </w:r>
      <w:r w:rsidR="00905882">
        <w:t>We found t</w:t>
      </w:r>
      <w:r w:rsidRPr="00DD022D">
        <w:t>his quite a challenge, as high-quality development software is often expensive. It</w:t>
      </w:r>
      <w:r w:rsidRPr="00DD022D">
        <w:rPr>
          <w:lang w:val="en"/>
        </w:rPr>
        <w:t xml:space="preserve"> was the first dead-end that </w:t>
      </w:r>
      <w:r w:rsidR="00905882">
        <w:rPr>
          <w:lang w:val="en"/>
        </w:rPr>
        <w:t>we</w:t>
      </w:r>
      <w:r w:rsidRPr="00DD022D">
        <w:rPr>
          <w:lang w:val="en"/>
        </w:rPr>
        <w:t xml:space="preserve"> had to deal with when searching for software, </w:t>
      </w:r>
      <w:r w:rsidR="00905882">
        <w:rPr>
          <w:lang w:val="en"/>
        </w:rPr>
        <w:t xml:space="preserve">as </w:t>
      </w:r>
      <w:r w:rsidRPr="00DD022D">
        <w:t xml:space="preserve"> sometimes</w:t>
      </w:r>
      <w:r w:rsidRPr="00DD022D">
        <w:rPr>
          <w:lang w:val="en"/>
        </w:rPr>
        <w:t xml:space="preserve"> there were </w:t>
      </w:r>
      <w:r w:rsidRPr="00DD022D">
        <w:t xml:space="preserve">no satisfactory open source resources. </w:t>
      </w:r>
    </w:p>
    <w:p w14:paraId="7DA7B49A" w14:textId="77777777" w:rsidR="00F64DA3" w:rsidRPr="00DD022D" w:rsidRDefault="00F64DA3" w:rsidP="00F64DA3"/>
    <w:p w14:paraId="32515065" w14:textId="6E1F68FE" w:rsidR="00F64DA3" w:rsidRDefault="00F64DA3" w:rsidP="00F64DA3">
      <w:r w:rsidRPr="00DD022D">
        <w:t>Mobile application development</w:t>
      </w:r>
      <w:r>
        <w:t xml:space="preserve"> is</w:t>
      </w:r>
      <w:r w:rsidRPr="00DD022D">
        <w:t xml:space="preserve"> divided into mobile app and backend creation. There are some variants of hosting backend: host it </w:t>
      </w:r>
      <w:r w:rsidR="00905882">
        <w:t>on a local</w:t>
      </w:r>
      <w:r w:rsidRPr="00DD022D">
        <w:t xml:space="preserve"> server or in the cloud. </w:t>
      </w:r>
      <w:r w:rsidR="00905882">
        <w:t xml:space="preserve">We </w:t>
      </w:r>
      <w:r w:rsidRPr="00DD022D">
        <w:t xml:space="preserve">have chosen </w:t>
      </w:r>
      <w:r>
        <w:t xml:space="preserve">the </w:t>
      </w:r>
      <w:r w:rsidRPr="00DD022D">
        <w:t>cloud, because it provides better quality of output in lesser time, extreme security, regular updates</w:t>
      </w:r>
      <w:r>
        <w:t>,</w:t>
      </w:r>
      <w:r w:rsidRPr="00DD022D">
        <w:t xml:space="preserve"> integration </w:t>
      </w:r>
      <w:r>
        <w:t xml:space="preserve"> </w:t>
      </w:r>
      <w:r w:rsidRPr="00DD022D">
        <w:t xml:space="preserve">etc. The cloud technology </w:t>
      </w:r>
      <w:r w:rsidR="00905882">
        <w:t xml:space="preserve">chosen for </w:t>
      </w:r>
      <w:r w:rsidRPr="00DD022D">
        <w:t xml:space="preserve"> our project is AWS, since it has a lot of benefits like flexibility, security and </w:t>
      </w:r>
      <w:r w:rsidR="005025DA">
        <w:t xml:space="preserve">prebuilt </w:t>
      </w:r>
      <w:r w:rsidRPr="00DD022D">
        <w:t>API</w:t>
      </w:r>
      <w:r w:rsidR="005025DA">
        <w:t>’s</w:t>
      </w:r>
      <w:r w:rsidRPr="00DD022D">
        <w:t>.</w:t>
      </w:r>
    </w:p>
    <w:p w14:paraId="16E139B0" w14:textId="77777777" w:rsidR="00F64DA3" w:rsidRDefault="00F64DA3" w:rsidP="00F64DA3"/>
    <w:p w14:paraId="7485EE42" w14:textId="250017EB" w:rsidR="00F64DA3" w:rsidRDefault="00F64DA3" w:rsidP="00F64DA3">
      <w:r>
        <w:t>Backend also needs a framework.</w:t>
      </w:r>
      <w:r w:rsidRPr="00787973">
        <w:t xml:space="preserve"> To select a backend framework</w:t>
      </w:r>
      <w:r>
        <w:t>,</w:t>
      </w:r>
      <w:r w:rsidRPr="00787973">
        <w:t xml:space="preserve"> it is </w:t>
      </w:r>
      <w:r w:rsidR="005025DA">
        <w:t>important</w:t>
      </w:r>
      <w:r w:rsidRPr="00787973">
        <w:t xml:space="preserve"> to consider community and scalability. </w:t>
      </w:r>
      <w:r w:rsidR="005025DA">
        <w:t xml:space="preserve">Our choice is </w:t>
      </w:r>
      <w:r w:rsidRPr="00787973">
        <w:t xml:space="preserve"> </w:t>
      </w:r>
      <w:r>
        <w:t>D</w:t>
      </w:r>
      <w:r w:rsidRPr="00787973">
        <w:t>jango</w:t>
      </w:r>
      <w:r w:rsidR="005025DA">
        <w:t>, which is highly</w:t>
      </w:r>
      <w:r>
        <w:t xml:space="preserve"> scalable and has an extensive community</w:t>
      </w:r>
      <w:r w:rsidR="005025DA">
        <w:t xml:space="preserve"> support.</w:t>
      </w:r>
      <w:r>
        <w:t xml:space="preserve"> </w:t>
      </w:r>
    </w:p>
    <w:p w14:paraId="0E4CCB2B" w14:textId="77777777" w:rsidR="00F64DA3" w:rsidRDefault="00F64DA3" w:rsidP="00F64DA3"/>
    <w:p w14:paraId="51124353" w14:textId="2F38E761" w:rsidR="00F64DA3" w:rsidRDefault="00F64DA3" w:rsidP="00F64DA3">
      <w:r>
        <w:t xml:space="preserve">As our app has </w:t>
      </w:r>
      <w:r w:rsidR="005025DA">
        <w:t xml:space="preserve">a requirement for </w:t>
      </w:r>
      <w:r>
        <w:t xml:space="preserve">Artificial Intelligence </w:t>
      </w:r>
      <w:r w:rsidR="005025DA">
        <w:t>it will be necessary to source a</w:t>
      </w:r>
      <w:r>
        <w:t xml:space="preserve"> special framework</w:t>
      </w:r>
      <w:r w:rsidR="005025DA">
        <w:t xml:space="preserve"> model</w:t>
      </w:r>
      <w:r>
        <w:t xml:space="preserve"> which will </w:t>
      </w:r>
      <w:r w:rsidRPr="003D4111">
        <w:t xml:space="preserve">provide primitives for defining functions on tensors </w:t>
      </w:r>
      <w:r w:rsidRPr="003D4111">
        <w:lastRenderedPageBreak/>
        <w:t>and automatically computing their derivatives.</w:t>
      </w:r>
      <w:r>
        <w:t xml:space="preserve"> TensorFlow is the best variant for our app, it is flexible, easily trainable and open source.</w:t>
      </w:r>
    </w:p>
    <w:p w14:paraId="692EB674" w14:textId="358ACE73" w:rsidR="00EC78D7" w:rsidRPr="00666A6A" w:rsidRDefault="007741A7" w:rsidP="00666A6A">
      <w:pPr>
        <w:pStyle w:val="p1"/>
        <w:jc w:val="both"/>
        <w:rPr>
          <w:rFonts w:ascii="Century Gothic" w:hAnsi="Century Gothic"/>
          <w:sz w:val="22"/>
          <w:szCs w:val="22"/>
        </w:rPr>
      </w:pPr>
      <w:r w:rsidRPr="0049452F">
        <w:rPr>
          <w:rFonts w:ascii="Century Gothic" w:hAnsi="Century Gothic"/>
          <w:sz w:val="22"/>
          <w:szCs w:val="22"/>
        </w:rPr>
        <w:t xml:space="preserve">An option for the back end database that could also provide a small footprint </w:t>
      </w:r>
      <w:proofErr w:type="spellStart"/>
      <w:r w:rsidRPr="0049452F">
        <w:rPr>
          <w:rFonts w:ascii="Century Gothic" w:hAnsi="Century Gothic"/>
          <w:sz w:val="22"/>
          <w:szCs w:val="22"/>
        </w:rPr>
        <w:t>db</w:t>
      </w:r>
      <w:proofErr w:type="spellEnd"/>
      <w:r w:rsidRPr="0049452F">
        <w:rPr>
          <w:rFonts w:ascii="Century Gothic" w:hAnsi="Century Gothic"/>
          <w:sz w:val="22"/>
          <w:szCs w:val="22"/>
        </w:rPr>
        <w:t xml:space="preserve"> on mobile devices </w:t>
      </w:r>
      <w:r>
        <w:rPr>
          <w:rFonts w:ascii="Century Gothic" w:hAnsi="Century Gothic"/>
          <w:sz w:val="22"/>
          <w:szCs w:val="22"/>
        </w:rPr>
        <w:t xml:space="preserve">that was considered </w:t>
      </w:r>
      <w:r w:rsidRPr="0049452F">
        <w:rPr>
          <w:rFonts w:ascii="Century Gothic" w:hAnsi="Century Gothic"/>
          <w:sz w:val="22"/>
          <w:szCs w:val="22"/>
        </w:rPr>
        <w:t xml:space="preserve">is </w:t>
      </w:r>
      <w:proofErr w:type="spellStart"/>
      <w:r w:rsidRPr="0049452F">
        <w:rPr>
          <w:rFonts w:ascii="Century Gothic" w:hAnsi="Century Gothic"/>
          <w:sz w:val="22"/>
          <w:szCs w:val="22"/>
        </w:rPr>
        <w:t>couchbase</w:t>
      </w:r>
      <w:proofErr w:type="spellEnd"/>
      <w:r w:rsidRPr="0049452F">
        <w:rPr>
          <w:rFonts w:ascii="Century Gothic" w:hAnsi="Century Gothic"/>
          <w:sz w:val="22"/>
          <w:szCs w:val="22"/>
        </w:rPr>
        <w:t>. It is supported by Amazon and has the ability for the mobile app to be offline and sync later. Couchbase unfortunately is not open source but a paid subscription which makes it a less desirable option.</w:t>
      </w:r>
      <w:r>
        <w:rPr>
          <w:rFonts w:ascii="Century Gothic" w:hAnsi="Century Gothic"/>
          <w:sz w:val="22"/>
          <w:szCs w:val="22"/>
        </w:rPr>
        <w:t xml:space="preserve"> We believe that Apache’s offering of CouchDB </w:t>
      </w:r>
      <w:r w:rsidR="00640434">
        <w:rPr>
          <w:rFonts w:ascii="Century Gothic" w:hAnsi="Century Gothic"/>
          <w:sz w:val="22"/>
          <w:szCs w:val="22"/>
        </w:rPr>
        <w:t xml:space="preserve">a NOSQL database </w:t>
      </w:r>
    </w:p>
    <w:p w14:paraId="46F6171E" w14:textId="4A0AA4C5" w:rsidR="003E4E04" w:rsidRDefault="003E4E04" w:rsidP="003E4E04">
      <w:r w:rsidRPr="00826E1C">
        <w:t xml:space="preserve">In researching competitors in this space, it was interesting to come upon </w:t>
      </w:r>
      <w:proofErr w:type="spellStart"/>
      <w:r w:rsidRPr="00826E1C">
        <w:t>FarmBo</w:t>
      </w:r>
      <w:r w:rsidR="00F64DA3">
        <w:t>t</w:t>
      </w:r>
      <w:proofErr w:type="spellEnd"/>
      <w:r w:rsidR="00F64DA3">
        <w:t xml:space="preserve"> </w:t>
      </w:r>
      <w:r w:rsidRPr="00826E1C">
        <w:t>a robotic gardener that can tend a small garden bed. Believe it would be an interesting proposition for a larger scale product offing from gardenMates</w:t>
      </w:r>
      <w:r>
        <w:t>, sometime in the future</w:t>
      </w:r>
      <w:r w:rsidR="00F64DA3" w:rsidRPr="00F64DA3">
        <w:t xml:space="preserve"> </w:t>
      </w:r>
      <w:r w:rsidR="00F64DA3">
        <w:t>(</w:t>
      </w:r>
      <w:proofErr w:type="spellStart"/>
      <w:r w:rsidR="00F64DA3">
        <w:rPr>
          <w:i/>
          <w:iCs/>
        </w:rPr>
        <w:t>FarmBot</w:t>
      </w:r>
      <w:proofErr w:type="spellEnd"/>
      <w:r w:rsidR="00F64DA3">
        <w:rPr>
          <w:i/>
          <w:iCs/>
        </w:rPr>
        <w:t xml:space="preserve"> | Open-Source CNC Farming</w:t>
      </w:r>
      <w:r w:rsidR="00F64DA3">
        <w:t>, no date).</w:t>
      </w:r>
    </w:p>
    <w:p w14:paraId="0AFDB858" w14:textId="77777777" w:rsidR="00B01F63" w:rsidRPr="00826E1C" w:rsidRDefault="00B01F63" w:rsidP="003E4E04"/>
    <w:p w14:paraId="69E1ABCB" w14:textId="7541607B" w:rsidR="003E4E04" w:rsidRDefault="003E4E04" w:rsidP="003E4E04">
      <w:pPr>
        <w:rPr>
          <w:szCs w:val="22"/>
        </w:rPr>
      </w:pPr>
      <w:r w:rsidRPr="00B644CE">
        <w:rPr>
          <w:szCs w:val="22"/>
        </w:rPr>
        <w:t xml:space="preserve">Reviewing documentation from Zigbee alliance, </w:t>
      </w:r>
      <w:r w:rsidR="00666A6A">
        <w:rPr>
          <w:szCs w:val="22"/>
        </w:rPr>
        <w:t>we were</w:t>
      </w:r>
      <w:r w:rsidRPr="00B644CE">
        <w:rPr>
          <w:szCs w:val="22"/>
        </w:rPr>
        <w:t xml:space="preserve"> particularly interested in Green Power</w:t>
      </w:r>
      <w:r>
        <w:t xml:space="preserve">. </w:t>
      </w:r>
      <w:r w:rsidRPr="00B644CE">
        <w:rPr>
          <w:rStyle w:val="s1"/>
          <w:szCs w:val="22"/>
        </w:rPr>
        <w:t xml:space="preserve">Green Power is a feature of Zigbee that allows for energy-harvesting technology to be used directly with the Zigbee stack. Green Power adds convenience to smart home markets by relieving the pain point that is replacing batteries that consumers may have to put up with </w:t>
      </w:r>
      <w:r w:rsidRPr="00B644CE">
        <w:rPr>
          <w:szCs w:val="22"/>
        </w:rPr>
        <w:t>(</w:t>
      </w:r>
      <w:r w:rsidRPr="00B644CE">
        <w:rPr>
          <w:i/>
          <w:iCs/>
          <w:szCs w:val="22"/>
        </w:rPr>
        <w:t>Green Power</w:t>
      </w:r>
      <w:r w:rsidRPr="00B644CE">
        <w:rPr>
          <w:szCs w:val="22"/>
        </w:rPr>
        <w:t>, no date)</w:t>
      </w:r>
    </w:p>
    <w:p w14:paraId="1188790B" w14:textId="77777777" w:rsidR="003E4E04" w:rsidRPr="00B644CE" w:rsidRDefault="003E4E04" w:rsidP="00B01F63">
      <w:pPr>
        <w:pStyle w:val="p1"/>
        <w:jc w:val="both"/>
        <w:rPr>
          <w:rFonts w:ascii="Century Gothic" w:hAnsi="Century Gothic"/>
          <w:sz w:val="22"/>
          <w:szCs w:val="22"/>
        </w:rPr>
      </w:pPr>
      <w:r>
        <w:rPr>
          <w:rFonts w:ascii="Century Gothic" w:hAnsi="Century Gothic"/>
          <w:sz w:val="22"/>
          <w:szCs w:val="22"/>
        </w:rPr>
        <w:t>The chosen sensor is fitted with a button battery and there is insufficient time or money to build our own, however if we were to explore designing our own sensor in the future this is technology we should look to adopt.</w:t>
      </w:r>
    </w:p>
    <w:p w14:paraId="5F2F30CC" w14:textId="071F44CA" w:rsidR="003E4E04" w:rsidRDefault="003E4E04" w:rsidP="00B01F63">
      <w:pPr>
        <w:pStyle w:val="p1"/>
        <w:jc w:val="both"/>
        <w:rPr>
          <w:rFonts w:ascii="Century Gothic" w:hAnsi="Century Gothic"/>
          <w:sz w:val="22"/>
          <w:szCs w:val="22"/>
        </w:rPr>
      </w:pPr>
      <w:r w:rsidRPr="00193DA4">
        <w:rPr>
          <w:rFonts w:ascii="Century Gothic" w:hAnsi="Century Gothic"/>
          <w:sz w:val="22"/>
          <w:szCs w:val="22"/>
        </w:rPr>
        <w:t xml:space="preserve">The first time use of the sensor, hub and app has to be super easy with as much automatic configuration as possible, </w:t>
      </w:r>
      <w:r w:rsidR="00666A6A">
        <w:rPr>
          <w:rFonts w:ascii="Century Gothic" w:hAnsi="Century Gothic"/>
          <w:sz w:val="22"/>
          <w:szCs w:val="22"/>
        </w:rPr>
        <w:t>we</w:t>
      </w:r>
      <w:r w:rsidRPr="00193DA4">
        <w:rPr>
          <w:rFonts w:ascii="Century Gothic" w:hAnsi="Century Gothic"/>
          <w:sz w:val="22"/>
          <w:szCs w:val="22"/>
        </w:rPr>
        <w:t xml:space="preserve"> have suggested incorporating </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 xml:space="preserve"> capability into the application. The use of a QR code on the packaging will provide the passkey for </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w:t>
      </w:r>
      <w:proofErr w:type="spellStart"/>
      <w:r w:rsidRPr="00193DA4">
        <w:rPr>
          <w:rFonts w:ascii="Century Gothic" w:hAnsi="Century Gothic"/>
          <w:sz w:val="22"/>
          <w:szCs w:val="22"/>
        </w:rPr>
        <w:t>ProbMe</w:t>
      </w:r>
      <w:proofErr w:type="spellEnd"/>
      <w:r w:rsidRPr="00193DA4">
        <w:rPr>
          <w:rFonts w:ascii="Century Gothic" w:hAnsi="Century Gothic"/>
          <w:sz w:val="22"/>
          <w:szCs w:val="22"/>
        </w:rPr>
        <w:t xml:space="preserve"> Simplifies Thing </w:t>
      </w:r>
      <w:proofErr w:type="spellStart"/>
      <w:r w:rsidRPr="00193DA4">
        <w:rPr>
          <w:rFonts w:ascii="Century Gothic" w:hAnsi="Century Gothic"/>
          <w:sz w:val="22"/>
          <w:szCs w:val="22"/>
        </w:rPr>
        <w:t>WiFi</w:t>
      </w:r>
      <w:proofErr w:type="spellEnd"/>
      <w:r w:rsidRPr="00193DA4">
        <w:rPr>
          <w:rFonts w:ascii="Century Gothic" w:hAnsi="Century Gothic"/>
          <w:sz w:val="22"/>
          <w:szCs w:val="22"/>
        </w:rPr>
        <w:t xml:space="preserve"> Connection’, 2014).</w:t>
      </w:r>
    </w:p>
    <w:p w14:paraId="435A4598" w14:textId="6654937C" w:rsidR="00D45859" w:rsidRDefault="00D45859" w:rsidP="00D45859">
      <w:pPr>
        <w:rPr>
          <w:lang w:eastAsia="en-US"/>
        </w:rPr>
      </w:pPr>
      <w:r>
        <w:rPr>
          <w:lang w:eastAsia="en-US"/>
        </w:rPr>
        <w:t xml:space="preserve">Should the project be passed to a different team </w:t>
      </w:r>
      <w:r>
        <w:rPr>
          <w:lang w:eastAsia="en-US"/>
        </w:rPr>
        <w:t xml:space="preserve">they would need to </w:t>
      </w:r>
      <w:r>
        <w:rPr>
          <w:lang w:eastAsia="en-US"/>
        </w:rPr>
        <w:t xml:space="preserve">continue to </w:t>
      </w:r>
      <w:r>
        <w:rPr>
          <w:lang w:eastAsia="en-US"/>
        </w:rPr>
        <w:t xml:space="preserve">monitor the risks and identify new risks as they arose. </w:t>
      </w:r>
      <w:r>
        <w:rPr>
          <w:lang w:eastAsia="en-US"/>
        </w:rPr>
        <w:t>Additionally c</w:t>
      </w:r>
      <w:r>
        <w:rPr>
          <w:lang w:eastAsia="en-US"/>
        </w:rPr>
        <w:t>ontinue to monitor the testing phases, analyse the data and keep the team updated with these results.</w:t>
      </w:r>
    </w:p>
    <w:p w14:paraId="559EACDC" w14:textId="77777777" w:rsidR="00D45859" w:rsidRPr="00193DA4" w:rsidRDefault="00D45859" w:rsidP="00B01F63">
      <w:pPr>
        <w:pStyle w:val="p1"/>
        <w:jc w:val="both"/>
        <w:rPr>
          <w:rFonts w:ascii="Century Gothic" w:hAnsi="Century Gothic"/>
          <w:sz w:val="22"/>
          <w:szCs w:val="22"/>
        </w:rPr>
      </w:pPr>
    </w:p>
    <w:p w14:paraId="1EBB41B9" w14:textId="10D51EAA" w:rsidR="003E4E04" w:rsidRDefault="003E4E04" w:rsidP="00E9097A">
      <w:pPr>
        <w:rPr>
          <w:rFonts w:eastAsiaTheme="majorEastAsia"/>
          <w:lang w:eastAsia="en-US"/>
        </w:rPr>
      </w:pPr>
    </w:p>
    <w:p w14:paraId="00BF95E9" w14:textId="6A7169DE" w:rsidR="00E9097A" w:rsidRDefault="00E9097A" w:rsidP="00E9097A">
      <w:pPr>
        <w:pStyle w:val="Heading3"/>
      </w:pPr>
      <w:bookmarkStart w:id="230" w:name="_Toc32680044"/>
      <w:r>
        <w:t>Roles</w:t>
      </w:r>
      <w:bookmarkEnd w:id="230"/>
    </w:p>
    <w:p w14:paraId="41484045" w14:textId="69E5C26E" w:rsidR="00CC5AC1" w:rsidRPr="00CC5AC1" w:rsidRDefault="00CC5AC1" w:rsidP="00CC5AC1">
      <w:pPr>
        <w:rPr>
          <w:rFonts w:eastAsiaTheme="majorEastAsia"/>
          <w:lang w:eastAsia="en-US"/>
        </w:rPr>
      </w:pPr>
    </w:p>
    <w:p w14:paraId="0BD670D6" w14:textId="36F5CDE5" w:rsidR="00CC5AC1" w:rsidRDefault="00CC5AC1" w:rsidP="00CC5AC1">
      <w:pPr>
        <w:rPr>
          <w:rFonts w:eastAsiaTheme="majorEastAsia"/>
          <w:lang w:eastAsia="en-US"/>
        </w:rPr>
      </w:pPr>
      <w:r w:rsidRPr="00CC5AC1">
        <w:rPr>
          <w:rFonts w:eastAsiaTheme="majorEastAsia"/>
          <w:lang w:eastAsia="en-US"/>
        </w:rPr>
        <w:t>Several roles are required for the GardenMates project. These are as follows:</w:t>
      </w:r>
    </w:p>
    <w:p w14:paraId="0EE88B15" w14:textId="77777777" w:rsidR="00CC5AC1" w:rsidRPr="00CC5AC1" w:rsidRDefault="00CC5AC1" w:rsidP="00CC5AC1">
      <w:pPr>
        <w:rPr>
          <w:rFonts w:eastAsiaTheme="majorEastAsia"/>
          <w:lang w:eastAsia="en-US"/>
        </w:rPr>
      </w:pPr>
    </w:p>
    <w:p w14:paraId="3CB36615" w14:textId="04A31F42" w:rsidR="00CC5AC1" w:rsidRDefault="00CC5AC1" w:rsidP="00CC5AC1">
      <w:pPr>
        <w:pStyle w:val="ListParagraph"/>
        <w:numPr>
          <w:ilvl w:val="0"/>
          <w:numId w:val="14"/>
        </w:numPr>
        <w:rPr>
          <w:rFonts w:eastAsiaTheme="majorEastAsia"/>
        </w:rPr>
      </w:pPr>
      <w:r w:rsidRPr="00CC5AC1">
        <w:rPr>
          <w:rFonts w:eastAsiaTheme="majorEastAsia"/>
        </w:rPr>
        <w:t>Chief Technology Officer / Product manager (position filled by team member Jeremy) – The role of this person is the know the total scope of the project from start to finish, inside and out. This person will oversee every aspect of the project and ensure that each component has been achieved to expectations. Most likely, the PM will be one of the team members and the individual for this position may change as the project evolves and if it takes different directions.</w:t>
      </w:r>
    </w:p>
    <w:p w14:paraId="00F2CBFF" w14:textId="77777777" w:rsidR="00CC5AC1" w:rsidRDefault="00CC5AC1" w:rsidP="00CC5AC1">
      <w:pPr>
        <w:pStyle w:val="ListParagraph"/>
        <w:rPr>
          <w:rFonts w:eastAsiaTheme="majorEastAsia"/>
        </w:rPr>
      </w:pPr>
    </w:p>
    <w:p w14:paraId="49601124" w14:textId="7D889EC5" w:rsidR="00CC5AC1" w:rsidRDefault="00CC5AC1" w:rsidP="00CC5AC1">
      <w:pPr>
        <w:pStyle w:val="ListParagraph"/>
        <w:numPr>
          <w:ilvl w:val="0"/>
          <w:numId w:val="14"/>
        </w:numPr>
        <w:rPr>
          <w:rFonts w:eastAsiaTheme="majorEastAsia"/>
        </w:rPr>
      </w:pPr>
      <w:r w:rsidRPr="00CC5AC1">
        <w:rPr>
          <w:rFonts w:eastAsiaTheme="majorEastAsia"/>
        </w:rPr>
        <w:t>Developer – This position would be best suited to a software engineer. The primary responsibility for this position is to create the code, test the code on various devices and find any bugs.</w:t>
      </w:r>
    </w:p>
    <w:p w14:paraId="7D3FE10D" w14:textId="77777777" w:rsidR="00CC5AC1" w:rsidRDefault="00CC5AC1" w:rsidP="00CC5AC1">
      <w:pPr>
        <w:pStyle w:val="ListParagraph"/>
        <w:rPr>
          <w:rFonts w:eastAsiaTheme="majorEastAsia"/>
        </w:rPr>
      </w:pPr>
    </w:p>
    <w:p w14:paraId="057E5FEF" w14:textId="24EF2057" w:rsidR="00CC5AC1" w:rsidRDefault="00CC5AC1" w:rsidP="00CC5AC1">
      <w:pPr>
        <w:pStyle w:val="ListParagraph"/>
        <w:numPr>
          <w:ilvl w:val="0"/>
          <w:numId w:val="14"/>
        </w:numPr>
        <w:rPr>
          <w:rFonts w:eastAsiaTheme="majorEastAsia"/>
        </w:rPr>
      </w:pPr>
      <w:r w:rsidRPr="00CC5AC1">
        <w:rPr>
          <w:rFonts w:eastAsiaTheme="majorEastAsia"/>
        </w:rPr>
        <w:lastRenderedPageBreak/>
        <w:t>Solution Architect (position filled by team member Brian) – to work closely with the product manager/ Chief Technology Officer, developer and designer to ensure the app functions as expected and to steer the design to have maximum business earning potential.</w:t>
      </w:r>
    </w:p>
    <w:p w14:paraId="04B8603B" w14:textId="77777777" w:rsidR="00CC5AC1" w:rsidRDefault="00CC5AC1" w:rsidP="00CC5AC1">
      <w:pPr>
        <w:pStyle w:val="ListParagraph"/>
        <w:rPr>
          <w:rFonts w:eastAsiaTheme="majorEastAsia"/>
        </w:rPr>
      </w:pPr>
    </w:p>
    <w:p w14:paraId="5C32FCBC" w14:textId="63CF1557" w:rsidR="00CC5AC1" w:rsidRDefault="00CC5AC1" w:rsidP="00CC5AC1">
      <w:pPr>
        <w:pStyle w:val="ListParagraph"/>
        <w:numPr>
          <w:ilvl w:val="0"/>
          <w:numId w:val="14"/>
        </w:numPr>
        <w:rPr>
          <w:rFonts w:eastAsiaTheme="majorEastAsia"/>
        </w:rPr>
      </w:pPr>
      <w:r w:rsidRPr="00CC5AC1">
        <w:rPr>
          <w:rFonts w:eastAsiaTheme="majorEastAsia"/>
        </w:rPr>
        <w:t>Designer – This person would be working closely with the Developer to ensure the interface of the app is easy to navigate and aesthetically pleasing and conforming with branding. The designer would also need to develop a logo and company colours/branding.</w:t>
      </w:r>
    </w:p>
    <w:p w14:paraId="36C5B5C9" w14:textId="77777777" w:rsidR="00CC5AC1" w:rsidRPr="00CC5AC1" w:rsidRDefault="00CC5AC1" w:rsidP="00CC5AC1">
      <w:pPr>
        <w:pStyle w:val="ListParagraph"/>
        <w:rPr>
          <w:rFonts w:eastAsiaTheme="majorEastAsia"/>
        </w:rPr>
      </w:pPr>
    </w:p>
    <w:p w14:paraId="2B1698E2" w14:textId="41209B1B" w:rsidR="00CC5AC1" w:rsidRDefault="002522C7" w:rsidP="00CC5AC1">
      <w:pPr>
        <w:pStyle w:val="ListParagraph"/>
        <w:numPr>
          <w:ilvl w:val="0"/>
          <w:numId w:val="14"/>
        </w:numPr>
        <w:rPr>
          <w:rFonts w:eastAsiaTheme="majorEastAsia"/>
        </w:rPr>
      </w:pPr>
      <w:ins w:id="231" w:author="Brian Dean" w:date="2020-02-09T18:09:00Z">
        <w:r w:rsidRPr="00EB50BE">
          <w:t>Artificial Intelligence Engineer</w:t>
        </w:r>
      </w:ins>
      <w:r w:rsidRPr="00CC5AC1">
        <w:rPr>
          <w:rFonts w:eastAsiaTheme="majorEastAsia"/>
        </w:rPr>
        <w:t xml:space="preserve"> </w:t>
      </w:r>
      <w:r w:rsidR="00CC5AC1" w:rsidRPr="00CC5AC1">
        <w:rPr>
          <w:rFonts w:eastAsiaTheme="majorEastAsia"/>
        </w:rPr>
        <w:t>(position filled by team member Daria)– to develop the initial AI database that would be used in our app for diagnostics and advice received from the plant/soil data and user interface data when users are typing questions or uploading a photo of a sick plant.</w:t>
      </w:r>
    </w:p>
    <w:p w14:paraId="48314A04" w14:textId="77777777" w:rsidR="00CC5AC1" w:rsidRPr="00CC5AC1" w:rsidRDefault="00CC5AC1" w:rsidP="00CC5AC1">
      <w:pPr>
        <w:pStyle w:val="ListParagraph"/>
        <w:rPr>
          <w:rFonts w:eastAsiaTheme="majorEastAsia"/>
        </w:rPr>
      </w:pPr>
    </w:p>
    <w:p w14:paraId="1CF3CEC0" w14:textId="12244923" w:rsidR="00CC5AC1" w:rsidRDefault="00CC5AC1" w:rsidP="00CC5AC1">
      <w:pPr>
        <w:pStyle w:val="ListParagraph"/>
        <w:numPr>
          <w:ilvl w:val="0"/>
          <w:numId w:val="14"/>
        </w:numPr>
        <w:rPr>
          <w:rFonts w:eastAsiaTheme="majorEastAsia"/>
        </w:rPr>
      </w:pPr>
      <w:r w:rsidRPr="00CC5AC1">
        <w:rPr>
          <w:rFonts w:eastAsiaTheme="majorEastAsia"/>
        </w:rPr>
        <w:t xml:space="preserve">Sales and Marketing and Customer Service – All team members would initially fill this position for our particular project, but down the track, as development goes farther, we would need a tech-savvy team with excellent communication skill to take the position full time looking after customers, reporting bugs to the team, moderating forums, organising advertising and promoting upgrades with offers and subscriptions. </w:t>
      </w:r>
    </w:p>
    <w:p w14:paraId="1D7C5B38" w14:textId="77777777" w:rsidR="00CC5AC1" w:rsidRPr="00CC5AC1" w:rsidRDefault="00CC5AC1" w:rsidP="00CC5AC1">
      <w:pPr>
        <w:pStyle w:val="ListParagraph"/>
        <w:rPr>
          <w:rFonts w:eastAsiaTheme="majorEastAsia"/>
        </w:rPr>
      </w:pPr>
    </w:p>
    <w:p w14:paraId="1BF74B82" w14:textId="79DC19FE" w:rsidR="00E9097A" w:rsidRPr="00CC5AC1" w:rsidRDefault="00CC5AC1" w:rsidP="00CC5AC1">
      <w:pPr>
        <w:pStyle w:val="ListParagraph"/>
        <w:numPr>
          <w:ilvl w:val="0"/>
          <w:numId w:val="14"/>
        </w:numPr>
        <w:rPr>
          <w:rFonts w:eastAsiaTheme="majorEastAsia"/>
        </w:rPr>
      </w:pPr>
      <w:r w:rsidRPr="00CC5AC1">
        <w:rPr>
          <w:rFonts w:eastAsiaTheme="majorEastAsia"/>
        </w:rPr>
        <w:t>Principal Data Insights Analyst (position filled by team member Shane) – to be continually monitoring that the application is functioning in a profitable way. To identify cost saving and other potential earnings. This person would also pinpoint where the project has room for expansion and establish the applications strong and weak elements.</w:t>
      </w:r>
    </w:p>
    <w:p w14:paraId="6301BA7B" w14:textId="545BE11E" w:rsidR="00E9097A" w:rsidRDefault="00E9097A" w:rsidP="00E9097A">
      <w:pPr>
        <w:rPr>
          <w:rFonts w:eastAsiaTheme="majorEastAsia"/>
          <w:lang w:eastAsia="en-US"/>
        </w:rPr>
      </w:pPr>
    </w:p>
    <w:p w14:paraId="63D80CF8" w14:textId="72767476" w:rsidR="00E9097A" w:rsidRDefault="00E9097A" w:rsidP="00E9097A">
      <w:pPr>
        <w:rPr>
          <w:rFonts w:eastAsiaTheme="majorEastAsia"/>
          <w:lang w:eastAsia="en-US"/>
        </w:rPr>
      </w:pPr>
    </w:p>
    <w:p w14:paraId="455EC210" w14:textId="6E93BE51" w:rsidR="00E9097A" w:rsidRDefault="00E9097A" w:rsidP="00E9097A">
      <w:pPr>
        <w:pStyle w:val="Heading3"/>
      </w:pPr>
      <w:bookmarkStart w:id="232" w:name="_Toc32680045"/>
      <w:r>
        <w:t>Scope and Limits</w:t>
      </w:r>
      <w:bookmarkEnd w:id="232"/>
    </w:p>
    <w:p w14:paraId="1C25432D" w14:textId="4D646F6E" w:rsidR="00A8596B" w:rsidRDefault="00365004" w:rsidP="00E9097A">
      <w:pPr>
        <w:rPr>
          <w:ins w:id="233" w:author="Brian Dean" w:date="2020-02-06T16:50:00Z"/>
          <w:rFonts w:eastAsiaTheme="majorEastAsia"/>
          <w:lang w:eastAsia="en-US"/>
        </w:rPr>
      </w:pPr>
      <w:ins w:id="234" w:author="Brian Dean" w:date="2020-02-06T16:50:00Z">
        <w:r>
          <w:rPr>
            <w:rFonts w:eastAsiaTheme="majorEastAsia"/>
            <w:lang w:eastAsia="en-US"/>
          </w:rPr>
          <w:t>An integral part of the gardenMates project is the sensor</w:t>
        </w:r>
        <w:r w:rsidR="00A8596B">
          <w:rPr>
            <w:rFonts w:eastAsiaTheme="majorEastAsia"/>
            <w:lang w:eastAsia="en-US"/>
          </w:rPr>
          <w:t xml:space="preserve"> and we are pleased to have been able to source a commercially available one that should be sufficient for most balcony gardens.</w:t>
        </w:r>
      </w:ins>
      <w:r w:rsidR="00666A6A">
        <w:rPr>
          <w:rFonts w:eastAsiaTheme="majorEastAsia"/>
          <w:lang w:eastAsia="en-US"/>
        </w:rPr>
        <w:t xml:space="preserve"> </w:t>
      </w:r>
      <w:ins w:id="235" w:author="Brian Dean" w:date="2020-02-06T16:50:00Z">
        <w:r w:rsidR="00A8596B">
          <w:rPr>
            <w:rFonts w:eastAsiaTheme="majorEastAsia"/>
            <w:lang w:eastAsia="en-US"/>
          </w:rPr>
          <w:t xml:space="preserve">Paired with the sensor is a hub from the same manufacturer which will provide a link between one or more sensors and the </w:t>
        </w:r>
        <w:r w:rsidR="00015952">
          <w:rPr>
            <w:rFonts w:eastAsiaTheme="majorEastAsia"/>
            <w:lang w:eastAsia="en-US"/>
          </w:rPr>
          <w:t>gardenMates servers.</w:t>
        </w:r>
      </w:ins>
    </w:p>
    <w:p w14:paraId="2F5C8533" w14:textId="0B6ECAB9" w:rsidR="00365004" w:rsidRDefault="00365004" w:rsidP="00E9097A">
      <w:pPr>
        <w:rPr>
          <w:ins w:id="236" w:author="Brian Dean" w:date="2020-02-06T16:50:00Z"/>
          <w:rFonts w:eastAsiaTheme="majorEastAsia"/>
          <w:lang w:eastAsia="en-US"/>
        </w:rPr>
      </w:pPr>
    </w:p>
    <w:p w14:paraId="3463E2D7" w14:textId="07431326" w:rsidR="00365004" w:rsidRDefault="00365004" w:rsidP="00E9097A">
      <w:pPr>
        <w:rPr>
          <w:ins w:id="237" w:author="Brian Dean" w:date="2020-02-06T16:50:00Z"/>
          <w:rFonts w:eastAsiaTheme="majorEastAsia"/>
          <w:lang w:eastAsia="en-US"/>
        </w:rPr>
      </w:pPr>
      <w:ins w:id="238" w:author="Brian Dean" w:date="2020-02-06T16:50:00Z">
        <w:r>
          <w:rPr>
            <w:rFonts w:eastAsiaTheme="majorEastAsia"/>
            <w:lang w:eastAsia="en-US"/>
          </w:rPr>
          <w:t xml:space="preserve">The mobile phone app </w:t>
        </w:r>
        <w:r w:rsidR="00015952">
          <w:rPr>
            <w:rFonts w:eastAsiaTheme="majorEastAsia"/>
            <w:lang w:eastAsia="en-US"/>
          </w:rPr>
          <w:t xml:space="preserve">is in the </w:t>
        </w:r>
      </w:ins>
      <w:r w:rsidR="003E4E04">
        <w:rPr>
          <w:rFonts w:eastAsiaTheme="majorEastAsia"/>
          <w:lang w:eastAsia="en-US"/>
        </w:rPr>
        <w:t xml:space="preserve">business process workflow </w:t>
      </w:r>
      <w:ins w:id="239" w:author="Brian Dean" w:date="2020-02-06T16:50:00Z">
        <w:r w:rsidR="00015952">
          <w:rPr>
            <w:rFonts w:eastAsiaTheme="majorEastAsia"/>
            <w:lang w:eastAsia="en-US"/>
          </w:rPr>
          <w:t>stage</w:t>
        </w:r>
      </w:ins>
      <w:r w:rsidR="003E4E04">
        <w:rPr>
          <w:rFonts w:eastAsiaTheme="majorEastAsia"/>
          <w:lang w:eastAsia="en-US"/>
        </w:rPr>
        <w:t xml:space="preserve">, with several </w:t>
      </w:r>
      <w:proofErr w:type="spellStart"/>
      <w:r w:rsidR="003E4E04">
        <w:rPr>
          <w:rFonts w:eastAsiaTheme="majorEastAsia"/>
          <w:lang w:eastAsia="en-US"/>
        </w:rPr>
        <w:t>mockups</w:t>
      </w:r>
      <w:proofErr w:type="spellEnd"/>
      <w:r w:rsidR="003E4E04">
        <w:rPr>
          <w:rFonts w:eastAsiaTheme="majorEastAsia"/>
          <w:lang w:eastAsia="en-US"/>
        </w:rPr>
        <w:t xml:space="preserve"> of various options of the app being created to give some idea of concept and look</w:t>
      </w:r>
      <w:ins w:id="240" w:author="Brian Dean" w:date="2020-02-06T16:50:00Z">
        <w:r w:rsidR="00015952">
          <w:rPr>
            <w:rFonts w:eastAsiaTheme="majorEastAsia"/>
            <w:lang w:eastAsia="en-US"/>
          </w:rPr>
          <w:t>.</w:t>
        </w:r>
      </w:ins>
    </w:p>
    <w:p w14:paraId="31151249" w14:textId="106B42AE" w:rsidR="00015952" w:rsidRDefault="00015952" w:rsidP="00E9097A">
      <w:pPr>
        <w:rPr>
          <w:ins w:id="241" w:author="Brian Dean" w:date="2020-02-06T16:50:00Z"/>
          <w:rFonts w:eastAsiaTheme="majorEastAsia"/>
          <w:lang w:eastAsia="en-US"/>
        </w:rPr>
      </w:pPr>
    </w:p>
    <w:p w14:paraId="50EE9792" w14:textId="35AC66A3" w:rsidR="00015952" w:rsidRDefault="00015952" w:rsidP="00E9097A">
      <w:pPr>
        <w:rPr>
          <w:ins w:id="242" w:author="Brian Dean" w:date="2020-02-06T16:50:00Z"/>
          <w:rFonts w:eastAsiaTheme="majorEastAsia"/>
          <w:lang w:eastAsia="en-US"/>
        </w:rPr>
      </w:pPr>
      <w:ins w:id="243" w:author="Brian Dean" w:date="2020-02-06T16:50:00Z">
        <w:r>
          <w:rPr>
            <w:rFonts w:eastAsiaTheme="majorEastAsia"/>
            <w:lang w:eastAsia="en-US"/>
          </w:rPr>
          <w:t>The database chosen to provide server and mobile phone synchronisation is CouchDB, an open source NoSQL database from Apache.</w:t>
        </w:r>
      </w:ins>
      <w:r w:rsidR="00666A6A">
        <w:rPr>
          <w:rFonts w:eastAsiaTheme="majorEastAsia"/>
          <w:lang w:eastAsia="en-US"/>
        </w:rPr>
        <w:t xml:space="preserve"> </w:t>
      </w:r>
      <w:ins w:id="244" w:author="Brian Dean" w:date="2020-02-06T16:50:00Z">
        <w:r>
          <w:rPr>
            <w:rFonts w:eastAsiaTheme="majorEastAsia"/>
            <w:lang w:eastAsia="en-US"/>
          </w:rPr>
          <w:t>Hosting will be through Amazon AWS.</w:t>
        </w:r>
      </w:ins>
    </w:p>
    <w:p w14:paraId="183151CF" w14:textId="371C1DF5" w:rsidR="0077310C" w:rsidRDefault="0077310C" w:rsidP="00E9097A">
      <w:pPr>
        <w:rPr>
          <w:ins w:id="245" w:author="Brian Dean" w:date="2020-02-06T16:50:00Z"/>
          <w:rFonts w:eastAsiaTheme="majorEastAsia"/>
          <w:lang w:eastAsia="en-US"/>
        </w:rPr>
      </w:pPr>
    </w:p>
    <w:p w14:paraId="35EF062C" w14:textId="0EA6DF67" w:rsidR="00E9097A" w:rsidRDefault="00015952" w:rsidP="00E9097A">
      <w:pPr>
        <w:rPr>
          <w:rFonts w:eastAsiaTheme="majorEastAsia"/>
          <w:lang w:eastAsia="en-US"/>
        </w:rPr>
      </w:pPr>
      <w:ins w:id="246" w:author="Brian Dean" w:date="2020-02-06T16:50:00Z">
        <w:r>
          <w:rPr>
            <w:rFonts w:eastAsiaTheme="majorEastAsia"/>
            <w:lang w:eastAsia="en-US"/>
          </w:rPr>
          <w:t xml:space="preserve">Options for AI and machine learning </w:t>
        </w:r>
      </w:ins>
      <w:r w:rsidR="006C3228">
        <w:rPr>
          <w:rFonts w:eastAsiaTheme="majorEastAsia"/>
          <w:lang w:eastAsia="en-US"/>
        </w:rPr>
        <w:t xml:space="preserve">for plant and disease / pest identification </w:t>
      </w:r>
      <w:ins w:id="247" w:author="Brian Dean" w:date="2020-02-06T16:50:00Z">
        <w:r>
          <w:rPr>
            <w:rFonts w:eastAsiaTheme="majorEastAsia"/>
            <w:lang w:eastAsia="en-US"/>
          </w:rPr>
          <w:t>are being explored</w:t>
        </w:r>
      </w:ins>
      <w:r w:rsidR="006C3228">
        <w:rPr>
          <w:rFonts w:eastAsiaTheme="majorEastAsia"/>
          <w:lang w:eastAsia="en-US"/>
        </w:rPr>
        <w:t xml:space="preserve"> but will not be included in the initial release. It may be easier and more cost effective to use an </w:t>
      </w:r>
      <w:r w:rsidR="00FC5C42">
        <w:rPr>
          <w:rFonts w:eastAsiaTheme="majorEastAsia"/>
          <w:lang w:eastAsia="en-US"/>
        </w:rPr>
        <w:t>API</w:t>
      </w:r>
      <w:r w:rsidR="006C3228">
        <w:rPr>
          <w:rFonts w:eastAsiaTheme="majorEastAsia"/>
          <w:lang w:eastAsia="en-US"/>
        </w:rPr>
        <w:t xml:space="preserve"> to access an existing system for plant and disease identification and recommendations.</w:t>
      </w:r>
    </w:p>
    <w:p w14:paraId="62472D9A" w14:textId="5FAD5FF5" w:rsidR="00015952" w:rsidRDefault="00015952" w:rsidP="00E9097A">
      <w:pPr>
        <w:rPr>
          <w:ins w:id="248" w:author="Brian Dean" w:date="2020-02-06T16:50:00Z"/>
          <w:rFonts w:eastAsiaTheme="majorEastAsia"/>
          <w:lang w:eastAsia="en-US"/>
        </w:rPr>
      </w:pPr>
    </w:p>
    <w:p w14:paraId="1947333E" w14:textId="3863199C" w:rsidR="00015952" w:rsidRDefault="006C3228" w:rsidP="00E9097A">
      <w:pPr>
        <w:rPr>
          <w:rFonts w:eastAsiaTheme="majorEastAsia"/>
          <w:lang w:eastAsia="en-US"/>
        </w:rPr>
      </w:pPr>
      <w:r>
        <w:rPr>
          <w:rFonts w:eastAsiaTheme="majorEastAsia"/>
          <w:lang w:eastAsia="en-US"/>
        </w:rPr>
        <w:t>Several</w:t>
      </w:r>
      <w:ins w:id="249" w:author="Brian Dean" w:date="2020-02-06T16:50:00Z">
        <w:r w:rsidR="00015952">
          <w:rPr>
            <w:rFonts w:eastAsiaTheme="majorEastAsia"/>
            <w:lang w:eastAsia="en-US"/>
          </w:rPr>
          <w:t xml:space="preserve"> open source plant libraries and databases </w:t>
        </w:r>
      </w:ins>
      <w:r>
        <w:rPr>
          <w:rFonts w:eastAsiaTheme="majorEastAsia"/>
          <w:lang w:eastAsia="en-US"/>
        </w:rPr>
        <w:t xml:space="preserve">are available with </w:t>
      </w:r>
      <w:r w:rsidR="00FC5C42">
        <w:rPr>
          <w:rFonts w:eastAsiaTheme="majorEastAsia"/>
          <w:lang w:eastAsia="en-US"/>
        </w:rPr>
        <w:t>API</w:t>
      </w:r>
      <w:r>
        <w:rPr>
          <w:rFonts w:eastAsiaTheme="majorEastAsia"/>
          <w:lang w:eastAsia="en-US"/>
        </w:rPr>
        <w:t xml:space="preserve"> connectivity to provide tips on growing selected plants. The most suitable option has yet to be determined.</w:t>
      </w:r>
    </w:p>
    <w:p w14:paraId="7C90B0B0" w14:textId="55D755D5" w:rsidR="0055085C" w:rsidRDefault="0055085C" w:rsidP="00E9097A">
      <w:pPr>
        <w:rPr>
          <w:rFonts w:eastAsiaTheme="majorEastAsia"/>
          <w:lang w:eastAsia="en-US"/>
        </w:rPr>
      </w:pPr>
    </w:p>
    <w:p w14:paraId="4104BCFF" w14:textId="6F347A3B" w:rsidR="0055085C" w:rsidRDefault="0055085C" w:rsidP="00E9097A">
      <w:pPr>
        <w:rPr>
          <w:rFonts w:eastAsiaTheme="majorEastAsia"/>
          <w:lang w:eastAsia="en-US"/>
        </w:rPr>
      </w:pPr>
      <w:r>
        <w:rPr>
          <w:rFonts w:eastAsiaTheme="majorEastAsia"/>
          <w:lang w:eastAsia="en-US"/>
        </w:rPr>
        <w:lastRenderedPageBreak/>
        <w:t xml:space="preserve">An address checker </w:t>
      </w:r>
      <w:r w:rsidR="00FC5C42">
        <w:rPr>
          <w:rFonts w:eastAsiaTheme="majorEastAsia"/>
          <w:lang w:eastAsia="en-US"/>
        </w:rPr>
        <w:t>API</w:t>
      </w:r>
      <w:r>
        <w:rPr>
          <w:rFonts w:eastAsiaTheme="majorEastAsia"/>
          <w:lang w:eastAsia="en-US"/>
        </w:rPr>
        <w:t xml:space="preserve"> </w:t>
      </w:r>
      <w:r w:rsidR="006C3228">
        <w:rPr>
          <w:rFonts w:eastAsiaTheme="majorEastAsia"/>
          <w:lang w:eastAsia="en-US"/>
        </w:rPr>
        <w:t xml:space="preserve">that can work in all of the target market countries </w:t>
      </w:r>
      <w:r>
        <w:rPr>
          <w:rFonts w:eastAsiaTheme="majorEastAsia"/>
          <w:lang w:eastAsia="en-US"/>
        </w:rPr>
        <w:t>for easy registration is required</w:t>
      </w:r>
      <w:r w:rsidR="006C3228">
        <w:rPr>
          <w:rFonts w:eastAsiaTheme="majorEastAsia"/>
          <w:lang w:eastAsia="en-US"/>
        </w:rPr>
        <w:t xml:space="preserve"> and has yet to be determined.</w:t>
      </w:r>
    </w:p>
    <w:p w14:paraId="17A826DC" w14:textId="28E787DC" w:rsidR="0055085C" w:rsidRDefault="0055085C" w:rsidP="00E9097A">
      <w:pPr>
        <w:rPr>
          <w:rFonts w:eastAsiaTheme="majorEastAsia"/>
          <w:lang w:eastAsia="en-US"/>
        </w:rPr>
      </w:pPr>
    </w:p>
    <w:p w14:paraId="5553D6C4" w14:textId="72124E5A" w:rsidR="0055085C" w:rsidRDefault="0055085C" w:rsidP="00E9097A">
      <w:pPr>
        <w:rPr>
          <w:rFonts w:eastAsiaTheme="majorEastAsia"/>
          <w:lang w:eastAsia="en-US"/>
        </w:rPr>
      </w:pPr>
      <w:r>
        <w:rPr>
          <w:rFonts w:eastAsiaTheme="majorEastAsia"/>
          <w:lang w:eastAsia="en-US"/>
        </w:rPr>
        <w:t>A payment gateway solution to record subscription payment options and be fully PCI compliant</w:t>
      </w:r>
      <w:r w:rsidR="006C3228">
        <w:rPr>
          <w:rFonts w:eastAsiaTheme="majorEastAsia"/>
          <w:lang w:eastAsia="en-US"/>
        </w:rPr>
        <w:t xml:space="preserve"> is required that will work in all</w:t>
      </w:r>
      <w:r w:rsidR="000D67BF">
        <w:rPr>
          <w:rFonts w:eastAsiaTheme="majorEastAsia"/>
          <w:lang w:eastAsia="en-US"/>
        </w:rPr>
        <w:t xml:space="preserve"> </w:t>
      </w:r>
      <w:r w:rsidR="006C3228">
        <w:rPr>
          <w:rFonts w:eastAsiaTheme="majorEastAsia"/>
          <w:lang w:eastAsia="en-US"/>
        </w:rPr>
        <w:t>of the target market countries. The most suitable for our purposes has yet to be determined.</w:t>
      </w:r>
    </w:p>
    <w:p w14:paraId="43178B8B" w14:textId="77777777" w:rsidR="0055085C" w:rsidRDefault="0055085C" w:rsidP="00E9097A">
      <w:pPr>
        <w:rPr>
          <w:ins w:id="250" w:author="Brian Dean" w:date="2020-02-06T16:50:00Z"/>
          <w:rFonts w:eastAsiaTheme="majorEastAsia"/>
          <w:lang w:eastAsia="en-US"/>
        </w:rPr>
      </w:pPr>
    </w:p>
    <w:p w14:paraId="1E3EB1C6" w14:textId="6636C73A" w:rsidR="00E9097A" w:rsidRDefault="00E9097A" w:rsidP="00E9097A">
      <w:pPr>
        <w:rPr>
          <w:rFonts w:eastAsiaTheme="majorEastAsia"/>
          <w:lang w:eastAsia="en-US"/>
        </w:rPr>
      </w:pPr>
    </w:p>
    <w:p w14:paraId="5E85F527" w14:textId="7E4A0737" w:rsidR="00E9097A" w:rsidRDefault="00E9097A" w:rsidP="00E9097A">
      <w:pPr>
        <w:pStyle w:val="Heading3"/>
      </w:pPr>
      <w:bookmarkStart w:id="251" w:name="_Toc32680046"/>
      <w:r>
        <w:t>Tools and Technologies</w:t>
      </w:r>
      <w:bookmarkEnd w:id="251"/>
    </w:p>
    <w:p w14:paraId="7903B28D" w14:textId="77777777" w:rsidR="002F0211" w:rsidRPr="002F0211" w:rsidRDefault="002F0211" w:rsidP="002F0211">
      <w:pPr>
        <w:rPr>
          <w:ins w:id="252" w:author="Brian Dean" w:date="2020-02-09T18:09:00Z"/>
          <w:lang w:eastAsia="en-US"/>
        </w:rPr>
      </w:pPr>
    </w:p>
    <w:p w14:paraId="66D08677" w14:textId="1D4FA8CE" w:rsidR="00E9097A" w:rsidRDefault="00C02087" w:rsidP="00C02087">
      <w:pPr>
        <w:pStyle w:val="Heading5"/>
      </w:pPr>
      <w:r>
        <w:t>Hardware</w:t>
      </w:r>
    </w:p>
    <w:p w14:paraId="5152D3BD" w14:textId="5B08A0FC" w:rsidR="0049249E" w:rsidRDefault="00C02087" w:rsidP="00FA588B">
      <w:pPr>
        <w:rPr>
          <w:rFonts w:eastAsiaTheme="majorEastAsia"/>
          <w:lang w:eastAsia="en-US"/>
        </w:rPr>
      </w:pPr>
      <w:proofErr w:type="spellStart"/>
      <w:ins w:id="253" w:author="Brian Dean" w:date="2020-02-06T16:50:00Z">
        <w:r w:rsidRPr="00C52E12">
          <w:rPr>
            <w:lang w:eastAsia="en-US"/>
          </w:rPr>
          <w:t>Huahuacaocao</w:t>
        </w:r>
        <w:proofErr w:type="spellEnd"/>
        <w:r w:rsidRPr="00C52E12">
          <w:rPr>
            <w:lang w:eastAsia="en-US"/>
          </w:rPr>
          <w:t xml:space="preserve"> Flower Care Smart Monitor</w:t>
        </w:r>
        <w:r>
          <w:rPr>
            <w:lang w:eastAsia="en-US"/>
          </w:rPr>
          <w:t xml:space="preserve"> by </w:t>
        </w:r>
        <w:r w:rsidRPr="00A8596B">
          <w:rPr>
            <w:lang w:eastAsia="en-US"/>
          </w:rPr>
          <w:t>Xiaomi</w:t>
        </w:r>
      </w:ins>
      <w:r w:rsidR="00FA588B">
        <w:rPr>
          <w:lang w:eastAsia="en-US"/>
        </w:rPr>
        <w:t xml:space="preserve"> – required sensor. Commercial terms not yet negotiated. </w:t>
      </w:r>
      <w:r w:rsidR="00FA588B">
        <w:rPr>
          <w:rFonts w:eastAsiaTheme="majorEastAsia"/>
          <w:lang w:eastAsia="en-US"/>
        </w:rPr>
        <w:t>No member of the team has used this device.</w:t>
      </w:r>
    </w:p>
    <w:p w14:paraId="7E00E5B3" w14:textId="0378EF7B" w:rsidR="00FA588B" w:rsidRDefault="00FA588B" w:rsidP="00FA588B">
      <w:pPr>
        <w:rPr>
          <w:rFonts w:eastAsiaTheme="majorEastAsia"/>
          <w:lang w:eastAsia="en-US"/>
        </w:rPr>
      </w:pPr>
    </w:p>
    <w:p w14:paraId="16D2DCD7" w14:textId="77777777" w:rsidR="00FA588B" w:rsidRDefault="00FA588B" w:rsidP="00FA588B">
      <w:pPr>
        <w:rPr>
          <w:rFonts w:eastAsiaTheme="majorEastAsia"/>
          <w:lang w:eastAsia="en-US"/>
        </w:rPr>
      </w:pPr>
      <w:r w:rsidRPr="00B2396B">
        <w:rPr>
          <w:lang w:eastAsia="en-US"/>
        </w:rPr>
        <w:t xml:space="preserve">XIAOMI </w:t>
      </w:r>
      <w:proofErr w:type="spellStart"/>
      <w:r w:rsidRPr="00B2396B">
        <w:rPr>
          <w:lang w:eastAsia="en-US"/>
        </w:rPr>
        <w:t>Mijia</w:t>
      </w:r>
      <w:proofErr w:type="spellEnd"/>
      <w:r w:rsidRPr="00B2396B">
        <w:rPr>
          <w:lang w:eastAsia="en-US"/>
        </w:rPr>
        <w:t xml:space="preserve"> Smart Multimode Gateway</w:t>
      </w:r>
      <w:r>
        <w:rPr>
          <w:lang w:eastAsia="en-US"/>
        </w:rPr>
        <w:t xml:space="preserve"> – required hub. Commercial terms not yet negotiated. </w:t>
      </w:r>
      <w:r>
        <w:rPr>
          <w:rFonts w:eastAsiaTheme="majorEastAsia"/>
          <w:lang w:eastAsia="en-US"/>
        </w:rPr>
        <w:t>No member of the team has used this device.</w:t>
      </w:r>
    </w:p>
    <w:p w14:paraId="4F5623D9" w14:textId="77777777" w:rsidR="00C02087" w:rsidRDefault="00C02087" w:rsidP="00E9097A">
      <w:pPr>
        <w:rPr>
          <w:rFonts w:eastAsiaTheme="majorEastAsia"/>
          <w:lang w:eastAsia="en-US"/>
        </w:rPr>
      </w:pPr>
    </w:p>
    <w:p w14:paraId="066919E1" w14:textId="4E90724E" w:rsidR="0077310C" w:rsidRDefault="0077310C" w:rsidP="005660E8">
      <w:pPr>
        <w:pStyle w:val="Heading5"/>
        <w:rPr>
          <w:ins w:id="254" w:author="Brian Dean" w:date="2020-02-06T16:50:00Z"/>
        </w:rPr>
      </w:pPr>
      <w:ins w:id="255" w:author="Brian Dean" w:date="2020-02-06T16:50:00Z">
        <w:r>
          <w:t>Hosting</w:t>
        </w:r>
      </w:ins>
    </w:p>
    <w:p w14:paraId="167E05DC" w14:textId="51ECCE40" w:rsidR="0077310C" w:rsidRDefault="0077310C" w:rsidP="00E9097A">
      <w:pPr>
        <w:rPr>
          <w:lang w:eastAsia="en-US"/>
        </w:rPr>
      </w:pPr>
      <w:ins w:id="256" w:author="Brian Dean" w:date="2020-02-06T16:50:00Z">
        <w:r>
          <w:rPr>
            <w:rFonts w:eastAsiaTheme="majorEastAsia"/>
            <w:lang w:eastAsia="en-US"/>
          </w:rPr>
          <w:t>Amazon EC2</w:t>
        </w:r>
        <w:r w:rsidR="005660E8">
          <w:rPr>
            <w:rFonts w:eastAsiaTheme="majorEastAsia"/>
            <w:lang w:eastAsia="en-US"/>
          </w:rPr>
          <w:t xml:space="preserve"> instance for database</w:t>
        </w:r>
      </w:ins>
      <w:r w:rsidR="00C02087">
        <w:rPr>
          <w:rFonts w:eastAsiaTheme="majorEastAsia"/>
          <w:lang w:eastAsia="en-US"/>
        </w:rPr>
        <w:t>.</w:t>
      </w:r>
      <w:r w:rsidR="00FA588B">
        <w:rPr>
          <w:rFonts w:eastAsiaTheme="majorEastAsia"/>
          <w:lang w:eastAsia="en-US"/>
        </w:rPr>
        <w:t xml:space="preserve"> </w:t>
      </w:r>
      <w:r w:rsidR="00FA588B">
        <w:rPr>
          <w:lang w:eastAsia="en-US"/>
        </w:rPr>
        <w:t>Commercial terms not yet negotiated. No member of the team has prior experience with cloud hosting for a commercial product.</w:t>
      </w:r>
    </w:p>
    <w:p w14:paraId="04B15481" w14:textId="220397E1" w:rsidR="00FA588B" w:rsidRDefault="00FA588B" w:rsidP="00E9097A">
      <w:pPr>
        <w:rPr>
          <w:lang w:eastAsia="en-US"/>
        </w:rPr>
      </w:pPr>
    </w:p>
    <w:p w14:paraId="7EE6635C" w14:textId="21CA0FFC" w:rsidR="00FA588B" w:rsidRPr="001E211B" w:rsidRDefault="00FA588B" w:rsidP="00E9097A">
      <w:pPr>
        <w:rPr>
          <w:ins w:id="257" w:author="Brian Dean" w:date="2020-02-06T16:50:00Z"/>
          <w:lang w:eastAsia="en-US"/>
        </w:rPr>
      </w:pPr>
      <w:r>
        <w:rPr>
          <w:lang w:eastAsia="en-US"/>
        </w:rPr>
        <w:t>Amazon S3 storage</w:t>
      </w:r>
      <w:r w:rsidR="001E211B">
        <w:rPr>
          <w:lang w:eastAsia="en-US"/>
        </w:rPr>
        <w:t>.</w:t>
      </w:r>
      <w:r w:rsidR="001E211B" w:rsidRPr="001E211B">
        <w:rPr>
          <w:lang w:eastAsia="en-US"/>
        </w:rPr>
        <w:t xml:space="preserve"> </w:t>
      </w:r>
      <w:r w:rsidR="001E211B">
        <w:rPr>
          <w:lang w:eastAsia="en-US"/>
        </w:rPr>
        <w:t>Commercial terms not yet negotiated. No member of the team has prior experience with cloud hosting for a commercial product.</w:t>
      </w:r>
    </w:p>
    <w:p w14:paraId="1E3FEB56" w14:textId="77777777" w:rsidR="0077310C" w:rsidRDefault="0077310C" w:rsidP="00E9097A">
      <w:pPr>
        <w:rPr>
          <w:ins w:id="258" w:author="Brian Dean" w:date="2020-02-06T16:50:00Z"/>
          <w:rFonts w:eastAsiaTheme="majorEastAsia"/>
          <w:lang w:eastAsia="en-US"/>
        </w:rPr>
      </w:pPr>
    </w:p>
    <w:p w14:paraId="2CB669DB" w14:textId="3A2E4202" w:rsidR="0077310C" w:rsidRDefault="0077310C" w:rsidP="0077310C">
      <w:pPr>
        <w:pStyle w:val="Heading5"/>
        <w:rPr>
          <w:ins w:id="259" w:author="Brian Dean" w:date="2020-02-06T16:50:00Z"/>
        </w:rPr>
      </w:pPr>
      <w:ins w:id="260" w:author="Brian Dean" w:date="2020-02-06T16:50:00Z">
        <w:r>
          <w:t>Software</w:t>
        </w:r>
      </w:ins>
    </w:p>
    <w:p w14:paraId="53DDF1E9" w14:textId="77777777" w:rsidR="00C02087" w:rsidRDefault="00C02087" w:rsidP="00C02087">
      <w:pPr>
        <w:rPr>
          <w:rFonts w:eastAsiaTheme="majorEastAsia"/>
          <w:lang w:eastAsia="en-US"/>
        </w:rPr>
      </w:pPr>
      <w:r>
        <w:rPr>
          <w:rFonts w:eastAsiaTheme="majorEastAsia"/>
          <w:lang w:eastAsia="en-US"/>
        </w:rPr>
        <w:t>Apache</w:t>
      </w:r>
      <w:ins w:id="261" w:author="Brian Dean" w:date="2020-02-06T16:50:00Z">
        <w:r w:rsidR="005660E8">
          <w:rPr>
            <w:rFonts w:eastAsiaTheme="majorEastAsia"/>
            <w:lang w:eastAsia="en-US"/>
          </w:rPr>
          <w:t xml:space="preserve"> </w:t>
        </w:r>
        <w:proofErr w:type="spellStart"/>
        <w:r w:rsidR="0077310C">
          <w:rPr>
            <w:rFonts w:eastAsiaTheme="majorEastAsia"/>
            <w:lang w:eastAsia="en-US"/>
          </w:rPr>
          <w:t>couchdb</w:t>
        </w:r>
        <w:proofErr w:type="spellEnd"/>
        <w:r w:rsidR="0077310C">
          <w:rPr>
            <w:rFonts w:eastAsiaTheme="majorEastAsia"/>
            <w:lang w:eastAsia="en-US"/>
          </w:rPr>
          <w:t xml:space="preserve"> server </w:t>
        </w:r>
      </w:ins>
      <w:r>
        <w:rPr>
          <w:rFonts w:eastAsiaTheme="majorEastAsia"/>
          <w:lang w:eastAsia="en-US"/>
        </w:rPr>
        <w:t>– open source – desirable from research, however no member of the team has direct knowledge.</w:t>
      </w:r>
    </w:p>
    <w:p w14:paraId="2F13DB55" w14:textId="27D22545" w:rsidR="00211451" w:rsidRDefault="00211451" w:rsidP="0077310C">
      <w:pPr>
        <w:rPr>
          <w:rFonts w:eastAsiaTheme="majorEastAsia"/>
          <w:lang w:eastAsia="en-US"/>
        </w:rPr>
      </w:pPr>
    </w:p>
    <w:p w14:paraId="597CFC5C" w14:textId="3BC13ED3" w:rsidR="00C02087" w:rsidRDefault="00211451" w:rsidP="00C02087">
      <w:pPr>
        <w:rPr>
          <w:rFonts w:eastAsiaTheme="majorEastAsia"/>
          <w:lang w:eastAsia="en-US"/>
        </w:rPr>
      </w:pPr>
      <w:ins w:id="262" w:author="Brian Dean" w:date="2020-02-09T18:09:00Z">
        <w:r>
          <w:t>TensorFlow</w:t>
        </w:r>
      </w:ins>
      <w:r w:rsidR="00C02087">
        <w:t xml:space="preserve"> – Free and open source - recommended,</w:t>
      </w:r>
      <w:r w:rsidR="00C02087" w:rsidRPr="00C02087">
        <w:rPr>
          <w:rFonts w:eastAsiaTheme="majorEastAsia"/>
          <w:lang w:eastAsia="en-US"/>
        </w:rPr>
        <w:t xml:space="preserve"> </w:t>
      </w:r>
      <w:r w:rsidR="00C02087">
        <w:rPr>
          <w:rFonts w:eastAsiaTheme="majorEastAsia"/>
          <w:lang w:eastAsia="en-US"/>
        </w:rPr>
        <w:t xml:space="preserve">however no member of the team has </w:t>
      </w:r>
      <w:r w:rsidR="00640434">
        <w:rPr>
          <w:rFonts w:eastAsiaTheme="majorEastAsia"/>
          <w:lang w:eastAsia="en-US"/>
        </w:rPr>
        <w:t>practical</w:t>
      </w:r>
      <w:r w:rsidR="00C02087">
        <w:rPr>
          <w:rFonts w:eastAsiaTheme="majorEastAsia"/>
          <w:lang w:eastAsia="en-US"/>
        </w:rPr>
        <w:t xml:space="preserve"> knowledge</w:t>
      </w:r>
      <w:r w:rsidR="00640434">
        <w:rPr>
          <w:rFonts w:eastAsiaTheme="majorEastAsia"/>
          <w:lang w:eastAsia="en-US"/>
        </w:rPr>
        <w:t xml:space="preserve"> of its application.</w:t>
      </w:r>
    </w:p>
    <w:p w14:paraId="08FB09FF" w14:textId="21BB2AB2" w:rsidR="00640434" w:rsidRDefault="00640434" w:rsidP="00C02087">
      <w:pPr>
        <w:rPr>
          <w:rFonts w:eastAsiaTheme="majorEastAsia"/>
          <w:lang w:eastAsia="en-US"/>
        </w:rPr>
      </w:pPr>
    </w:p>
    <w:p w14:paraId="4EC8A702" w14:textId="01D565F9" w:rsidR="00640434" w:rsidRDefault="00640434" w:rsidP="00640434">
      <w:pPr>
        <w:rPr>
          <w:rFonts w:eastAsiaTheme="majorEastAsia"/>
          <w:lang w:eastAsia="en-US"/>
        </w:rPr>
      </w:pPr>
      <w:r>
        <w:t>D</w:t>
      </w:r>
      <w:r w:rsidRPr="00787973">
        <w:t>jango</w:t>
      </w:r>
      <w:r>
        <w:t xml:space="preserve"> – Free and open source – recommended, </w:t>
      </w:r>
      <w:r>
        <w:rPr>
          <w:rFonts w:eastAsiaTheme="majorEastAsia"/>
          <w:lang w:eastAsia="en-US"/>
        </w:rPr>
        <w:t>however no member of the team has direct experience working with the framework.</w:t>
      </w:r>
    </w:p>
    <w:p w14:paraId="1EC8CB53" w14:textId="77777777" w:rsidR="00922663" w:rsidRDefault="00922663" w:rsidP="0077310C">
      <w:pPr>
        <w:rPr>
          <w:rFonts w:eastAsiaTheme="majorEastAsia"/>
          <w:lang w:eastAsia="en-US"/>
        </w:rPr>
      </w:pPr>
    </w:p>
    <w:p w14:paraId="24E4DCEC" w14:textId="4EBCC1EC" w:rsidR="00211451" w:rsidRDefault="00211451" w:rsidP="0077310C">
      <w:pPr>
        <w:rPr>
          <w:rFonts w:eastAsiaTheme="majorEastAsia"/>
          <w:lang w:eastAsia="en-US"/>
        </w:rPr>
      </w:pPr>
      <w:r>
        <w:rPr>
          <w:rFonts w:eastAsiaTheme="majorEastAsia"/>
          <w:lang w:eastAsia="en-US"/>
        </w:rPr>
        <w:t xml:space="preserve">Docker </w:t>
      </w:r>
      <w:r w:rsidR="00C02087">
        <w:rPr>
          <w:rFonts w:eastAsiaTheme="majorEastAsia"/>
          <w:lang w:eastAsia="en-US"/>
        </w:rPr>
        <w:t xml:space="preserve">– Freemium software </w:t>
      </w:r>
      <w:r>
        <w:rPr>
          <w:rFonts w:eastAsiaTheme="majorEastAsia"/>
          <w:lang w:eastAsia="en-US"/>
        </w:rPr>
        <w:t>– containerisation. Desirable from workplace discussions, however no member of the team has direct knowledge.</w:t>
      </w:r>
    </w:p>
    <w:p w14:paraId="7AF3AC17" w14:textId="711DDCB9" w:rsidR="00211451" w:rsidRDefault="00211451" w:rsidP="0077310C">
      <w:pPr>
        <w:rPr>
          <w:rFonts w:eastAsiaTheme="majorEastAsia"/>
          <w:lang w:eastAsia="en-US"/>
        </w:rPr>
      </w:pPr>
    </w:p>
    <w:p w14:paraId="21A9947A" w14:textId="24F7840B" w:rsidR="00211451" w:rsidRDefault="00211451" w:rsidP="0077310C">
      <w:pPr>
        <w:rPr>
          <w:rFonts w:eastAsiaTheme="majorEastAsia"/>
          <w:lang w:eastAsia="en-US"/>
        </w:rPr>
      </w:pPr>
      <w:r>
        <w:rPr>
          <w:rFonts w:eastAsiaTheme="majorEastAsia"/>
          <w:lang w:eastAsia="en-US"/>
        </w:rPr>
        <w:t xml:space="preserve">Jenkins </w:t>
      </w:r>
      <w:r w:rsidR="00C02087">
        <w:rPr>
          <w:rFonts w:eastAsiaTheme="majorEastAsia"/>
          <w:lang w:eastAsia="en-US"/>
        </w:rPr>
        <w:t>- Free and open source -</w:t>
      </w:r>
      <w:r>
        <w:rPr>
          <w:rFonts w:eastAsiaTheme="majorEastAsia"/>
          <w:lang w:eastAsia="en-US"/>
        </w:rPr>
        <w:t xml:space="preserve"> automation server.</w:t>
      </w:r>
      <w:r w:rsidR="00C02087">
        <w:rPr>
          <w:rFonts w:eastAsiaTheme="majorEastAsia"/>
          <w:lang w:eastAsia="en-US"/>
        </w:rPr>
        <w:t xml:space="preserve"> </w:t>
      </w:r>
      <w:r>
        <w:rPr>
          <w:rFonts w:eastAsiaTheme="majorEastAsia"/>
          <w:lang w:eastAsia="en-US"/>
        </w:rPr>
        <w:t>Desirable from workplace discussions, however no member of the team has direct knowledge.</w:t>
      </w:r>
    </w:p>
    <w:p w14:paraId="46915929" w14:textId="51165874" w:rsidR="00C02087" w:rsidRDefault="00C02087" w:rsidP="0077310C">
      <w:pPr>
        <w:rPr>
          <w:rFonts w:eastAsiaTheme="majorEastAsia"/>
          <w:lang w:eastAsia="en-US"/>
        </w:rPr>
      </w:pPr>
    </w:p>
    <w:p w14:paraId="614C3CD2" w14:textId="6518B2FE" w:rsidR="00C02087" w:rsidRDefault="00C02087" w:rsidP="0077310C">
      <w:pPr>
        <w:rPr>
          <w:rFonts w:eastAsiaTheme="majorEastAsia"/>
          <w:lang w:eastAsia="en-US"/>
        </w:rPr>
      </w:pPr>
      <w:r>
        <w:rPr>
          <w:rFonts w:eastAsiaTheme="majorEastAsia"/>
          <w:lang w:eastAsia="en-US"/>
        </w:rPr>
        <w:t>Address checker API – suitable product yet to be sourced.</w:t>
      </w:r>
    </w:p>
    <w:p w14:paraId="7F97AD82" w14:textId="78E8625D" w:rsidR="00C02087" w:rsidRDefault="00C02087" w:rsidP="0077310C">
      <w:pPr>
        <w:rPr>
          <w:rFonts w:eastAsiaTheme="majorEastAsia"/>
          <w:lang w:eastAsia="en-US"/>
        </w:rPr>
      </w:pPr>
    </w:p>
    <w:p w14:paraId="061279A8" w14:textId="36356696" w:rsidR="00C02087" w:rsidRDefault="00C02087" w:rsidP="0077310C">
      <w:pPr>
        <w:rPr>
          <w:rFonts w:eastAsiaTheme="majorEastAsia"/>
          <w:lang w:eastAsia="en-US"/>
        </w:rPr>
      </w:pPr>
      <w:r>
        <w:rPr>
          <w:rFonts w:eastAsiaTheme="majorEastAsia"/>
          <w:lang w:eastAsia="en-US"/>
        </w:rPr>
        <w:t>Payment Gateway API - suitable product yet to be sourced.</w:t>
      </w:r>
    </w:p>
    <w:p w14:paraId="39AD53DF" w14:textId="49776183" w:rsidR="00C02087" w:rsidRDefault="00C02087" w:rsidP="0077310C">
      <w:pPr>
        <w:rPr>
          <w:rFonts w:eastAsiaTheme="majorEastAsia"/>
          <w:lang w:eastAsia="en-US"/>
        </w:rPr>
      </w:pPr>
    </w:p>
    <w:p w14:paraId="31089253" w14:textId="55AAF50E" w:rsidR="00C02087" w:rsidRDefault="00C02087" w:rsidP="00C02087">
      <w:pPr>
        <w:rPr>
          <w:rFonts w:eastAsiaTheme="majorEastAsia"/>
          <w:lang w:eastAsia="en-US"/>
        </w:rPr>
      </w:pPr>
      <w:r>
        <w:rPr>
          <w:rFonts w:eastAsiaTheme="majorEastAsia"/>
          <w:lang w:eastAsia="en-US"/>
        </w:rPr>
        <w:t>Plant Library API - suitable product yet to be sourced.</w:t>
      </w:r>
    </w:p>
    <w:p w14:paraId="1A880157" w14:textId="6EA8259E" w:rsidR="00D45859" w:rsidRDefault="00D45859" w:rsidP="00C02087">
      <w:pPr>
        <w:rPr>
          <w:rFonts w:eastAsiaTheme="majorEastAsia"/>
          <w:lang w:eastAsia="en-US"/>
        </w:rPr>
      </w:pPr>
    </w:p>
    <w:p w14:paraId="43B81562" w14:textId="5BF19BAB" w:rsidR="00D45859" w:rsidRDefault="00D45859" w:rsidP="00C02087">
      <w:pPr>
        <w:rPr>
          <w:rFonts w:eastAsiaTheme="majorEastAsia"/>
          <w:lang w:eastAsia="en-US"/>
        </w:rPr>
      </w:pPr>
    </w:p>
    <w:p w14:paraId="5EEDC609" w14:textId="1FF42080" w:rsidR="00D45859" w:rsidRDefault="00D45859" w:rsidP="00C02087">
      <w:pPr>
        <w:rPr>
          <w:rFonts w:eastAsiaTheme="majorEastAsia"/>
          <w:lang w:eastAsia="en-US"/>
        </w:rPr>
      </w:pPr>
    </w:p>
    <w:p w14:paraId="738F8A24" w14:textId="77777777" w:rsidR="00D45859" w:rsidRDefault="00D45859" w:rsidP="00C02087">
      <w:pPr>
        <w:rPr>
          <w:rFonts w:eastAsiaTheme="majorEastAsia"/>
          <w:lang w:eastAsia="en-US"/>
        </w:rPr>
      </w:pPr>
    </w:p>
    <w:p w14:paraId="22FEAD0E" w14:textId="7CF7EDDB" w:rsidR="00E9097A" w:rsidRDefault="00E9097A" w:rsidP="00E9097A">
      <w:pPr>
        <w:pStyle w:val="Heading3"/>
      </w:pPr>
      <w:bookmarkStart w:id="263" w:name="_Toc32680047"/>
      <w:r>
        <w:lastRenderedPageBreak/>
        <w:t>Testing</w:t>
      </w:r>
      <w:bookmarkEnd w:id="263"/>
    </w:p>
    <w:p w14:paraId="5BFFBF92" w14:textId="7142F813" w:rsidR="00CE3948" w:rsidRDefault="001E24D0" w:rsidP="00CE3948">
      <w:pPr>
        <w:rPr>
          <w:shd w:val="clear" w:color="auto" w:fill="FFFFFF"/>
          <w:lang w:val="en-US"/>
        </w:rPr>
      </w:pPr>
      <w:r>
        <w:rPr>
          <w:noProof/>
        </w:rPr>
        <w:drawing>
          <wp:inline distT="0" distB="0" distL="0" distR="0" wp14:anchorId="3133D7DB" wp14:editId="7F4E15A4">
            <wp:extent cx="5731510" cy="555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55625"/>
                    </a:xfrm>
                    <a:prstGeom prst="rect">
                      <a:avLst/>
                    </a:prstGeom>
                  </pic:spPr>
                </pic:pic>
              </a:graphicData>
            </a:graphic>
          </wp:inline>
        </w:drawing>
      </w:r>
    </w:p>
    <w:p w14:paraId="7D65328E" w14:textId="77777777" w:rsidR="00CE3948" w:rsidRPr="0051379F" w:rsidRDefault="00CE3948" w:rsidP="001E24D0">
      <w:pPr>
        <w:pStyle w:val="Heading4"/>
        <w:rPr>
          <w:shd w:val="clear" w:color="auto" w:fill="FFFFFF"/>
          <w:lang w:val="en-US"/>
        </w:rPr>
      </w:pPr>
      <w:r w:rsidRPr="0051379F">
        <w:rPr>
          <w:shd w:val="clear" w:color="auto" w:fill="FFFFFF"/>
          <w:lang w:val="en-US"/>
        </w:rPr>
        <w:t>Stage 1 – Inhouse Testing</w:t>
      </w:r>
    </w:p>
    <w:p w14:paraId="2E516EB8" w14:textId="77777777" w:rsidR="00CE3948" w:rsidRDefault="00CE3948" w:rsidP="009B0EA5">
      <w:pPr>
        <w:pStyle w:val="ListParagraph"/>
        <w:numPr>
          <w:ilvl w:val="0"/>
          <w:numId w:val="18"/>
        </w:numPr>
        <w:rPr>
          <w:lang w:val="en-US"/>
        </w:rPr>
      </w:pPr>
      <w:r>
        <w:rPr>
          <w:lang w:val="en-US"/>
        </w:rPr>
        <w:t>Front-End testing - ensuring the app is stable on both IOS and Android devices. Several different devices using each operating system such as handphones and tablets would be used. This can initially be performed using emulators.</w:t>
      </w:r>
    </w:p>
    <w:p w14:paraId="05114983" w14:textId="77777777" w:rsidR="00CE3948" w:rsidRDefault="00CE3948" w:rsidP="009B0EA5">
      <w:pPr>
        <w:pStyle w:val="ListParagraph"/>
        <w:numPr>
          <w:ilvl w:val="0"/>
          <w:numId w:val="18"/>
        </w:numPr>
        <w:rPr>
          <w:lang w:val="en-US"/>
        </w:rPr>
      </w:pPr>
      <w:r>
        <w:rPr>
          <w:lang w:val="en-US"/>
        </w:rPr>
        <w:t>Ensuring all features are functionable and communicating with the server and database.</w:t>
      </w:r>
    </w:p>
    <w:p w14:paraId="033DD0B4" w14:textId="77777777" w:rsidR="00CE3948" w:rsidRDefault="00CE3948" w:rsidP="009B0EA5">
      <w:pPr>
        <w:pStyle w:val="ListParagraph"/>
        <w:numPr>
          <w:ilvl w:val="0"/>
          <w:numId w:val="18"/>
        </w:numPr>
        <w:rPr>
          <w:lang w:val="en-US"/>
        </w:rPr>
      </w:pPr>
      <w:r>
        <w:rPr>
          <w:lang w:val="en-US"/>
        </w:rPr>
        <w:t xml:space="preserve"> Ensure advertising banners are functioning correctly</w:t>
      </w:r>
    </w:p>
    <w:p w14:paraId="757C4003" w14:textId="77777777" w:rsidR="00CE3948" w:rsidRDefault="00CE3948" w:rsidP="009B0EA5">
      <w:pPr>
        <w:pStyle w:val="ListParagraph"/>
        <w:numPr>
          <w:ilvl w:val="0"/>
          <w:numId w:val="18"/>
        </w:numPr>
        <w:rPr>
          <w:lang w:val="en-US"/>
        </w:rPr>
      </w:pPr>
      <w:r>
        <w:rPr>
          <w:lang w:val="en-US"/>
        </w:rPr>
        <w:t>Back-End testing ensuring that updates can be pushed to the application on above platforms/devices.</w:t>
      </w:r>
    </w:p>
    <w:p w14:paraId="3AB09CE4" w14:textId="77777777" w:rsidR="00CE3948" w:rsidRDefault="00CE3948" w:rsidP="009B0EA5">
      <w:pPr>
        <w:pStyle w:val="ListParagraph"/>
        <w:numPr>
          <w:ilvl w:val="0"/>
          <w:numId w:val="18"/>
        </w:numPr>
        <w:rPr>
          <w:lang w:val="en-US"/>
        </w:rPr>
      </w:pPr>
      <w:r>
        <w:rPr>
          <w:lang w:val="en-US"/>
        </w:rPr>
        <w:t>Ensure the application is functionable with all screen sizes.</w:t>
      </w:r>
    </w:p>
    <w:p w14:paraId="247FB3AB" w14:textId="77777777" w:rsidR="00CE3948" w:rsidRDefault="00CE3948" w:rsidP="009B0EA5">
      <w:pPr>
        <w:pStyle w:val="ListParagraph"/>
        <w:numPr>
          <w:ilvl w:val="0"/>
          <w:numId w:val="18"/>
        </w:numPr>
        <w:rPr>
          <w:lang w:val="en-US"/>
        </w:rPr>
      </w:pPr>
      <w:r>
        <w:rPr>
          <w:lang w:val="en-US"/>
        </w:rPr>
        <w:t>Ensure application is functionable with both WLAN and mobile networks.</w:t>
      </w:r>
    </w:p>
    <w:p w14:paraId="521C5C9E" w14:textId="77777777" w:rsidR="00CE3948" w:rsidRDefault="00CE3948" w:rsidP="009B0EA5">
      <w:pPr>
        <w:pStyle w:val="ListParagraph"/>
        <w:numPr>
          <w:ilvl w:val="0"/>
          <w:numId w:val="18"/>
        </w:numPr>
        <w:rPr>
          <w:lang w:val="en-US"/>
        </w:rPr>
      </w:pPr>
      <w:r>
        <w:rPr>
          <w:lang w:val="en-US"/>
        </w:rPr>
        <w:t>Testing the sensors in extreme conditions such as putting them in a refrigerator, freezer, oven and submerging in water for different periods and that the sensors are still functionable within predetermined preset levels.</w:t>
      </w:r>
    </w:p>
    <w:p w14:paraId="251A0DC4" w14:textId="77777777" w:rsidR="00CE3948" w:rsidRPr="0051379F" w:rsidRDefault="00CE3948" w:rsidP="001E24D0">
      <w:pPr>
        <w:pStyle w:val="Heading4"/>
        <w:rPr>
          <w:lang w:val="en-US"/>
        </w:rPr>
      </w:pPr>
      <w:r w:rsidRPr="0051379F">
        <w:rPr>
          <w:lang w:val="en-US"/>
        </w:rPr>
        <w:t>Stage 2 – Preparation</w:t>
      </w:r>
    </w:p>
    <w:p w14:paraId="738ECF0C" w14:textId="77777777" w:rsidR="00CE3948" w:rsidRDefault="00CE3948" w:rsidP="00AD51F8">
      <w:pPr>
        <w:pStyle w:val="ListParagraph"/>
        <w:numPr>
          <w:ilvl w:val="0"/>
          <w:numId w:val="19"/>
        </w:numPr>
        <w:rPr>
          <w:lang w:val="en-US"/>
        </w:rPr>
      </w:pPr>
      <w:r>
        <w:rPr>
          <w:lang w:val="en-US"/>
        </w:rPr>
        <w:t>Create end user licenses, warnings, permissions, privacy statement, support pages.</w:t>
      </w:r>
    </w:p>
    <w:p w14:paraId="48A9FE10" w14:textId="77777777" w:rsidR="00CE3948" w:rsidRDefault="00CE3948" w:rsidP="00AD51F8">
      <w:pPr>
        <w:pStyle w:val="ListParagraph"/>
        <w:numPr>
          <w:ilvl w:val="0"/>
          <w:numId w:val="19"/>
        </w:numPr>
        <w:rPr>
          <w:lang w:val="en-US"/>
        </w:rPr>
      </w:pPr>
      <w:r>
        <w:rPr>
          <w:lang w:val="en-US"/>
        </w:rPr>
        <w:t>Upload the application to Google Play and App Store not in public to test user downloading and installation.</w:t>
      </w:r>
    </w:p>
    <w:p w14:paraId="3C848BA5" w14:textId="77777777" w:rsidR="00CE3948" w:rsidRDefault="00CE3948" w:rsidP="00AD51F8">
      <w:pPr>
        <w:pStyle w:val="ListParagraph"/>
        <w:numPr>
          <w:ilvl w:val="0"/>
          <w:numId w:val="19"/>
        </w:numPr>
        <w:rPr>
          <w:lang w:val="en-US"/>
        </w:rPr>
      </w:pPr>
      <w:r>
        <w:rPr>
          <w:lang w:val="en-US"/>
        </w:rPr>
        <w:t>Agree on versioning and pricing structure.</w:t>
      </w:r>
    </w:p>
    <w:p w14:paraId="43EE1EFE" w14:textId="77777777" w:rsidR="00CE3948" w:rsidRPr="0051379F" w:rsidRDefault="00CE3948" w:rsidP="001E24D0">
      <w:pPr>
        <w:pStyle w:val="Heading4"/>
        <w:rPr>
          <w:lang w:val="en-US"/>
        </w:rPr>
      </w:pPr>
      <w:r w:rsidRPr="0051379F">
        <w:rPr>
          <w:lang w:val="en-US"/>
        </w:rPr>
        <w:t>Stage 3 – Usability Testing</w:t>
      </w:r>
    </w:p>
    <w:p w14:paraId="2127DF40" w14:textId="77777777" w:rsidR="00CE3948" w:rsidRDefault="00CE3948" w:rsidP="00AD51F8">
      <w:pPr>
        <w:pStyle w:val="ListParagraph"/>
        <w:numPr>
          <w:ilvl w:val="0"/>
          <w:numId w:val="20"/>
        </w:numPr>
      </w:pPr>
      <w:r w:rsidRPr="00073E62">
        <w:t xml:space="preserve">Our initial testing would be by using the teams family members and supplying them with a working prototype and the application. The reasoning behind this is that using people that are close to us, should there be an issue it would not be discussed in public, possibly causing negative press or social media hype. </w:t>
      </w:r>
    </w:p>
    <w:p w14:paraId="11AC6016" w14:textId="77777777" w:rsidR="00CE3948" w:rsidRPr="00073E62" w:rsidRDefault="00CE3948" w:rsidP="00AD51F8">
      <w:pPr>
        <w:pStyle w:val="ListParagraph"/>
        <w:numPr>
          <w:ilvl w:val="0"/>
          <w:numId w:val="20"/>
        </w:numPr>
      </w:pPr>
      <w:r w:rsidRPr="00073E62">
        <w:t>Family members would range from an older group such as grandparents to a younger audience such as our brothers, sisters and cousins.</w:t>
      </w:r>
    </w:p>
    <w:p w14:paraId="1CEEEA8F" w14:textId="77777777" w:rsidR="00CE3948" w:rsidRPr="00073E62" w:rsidRDefault="00CE3948" w:rsidP="00AD51F8">
      <w:pPr>
        <w:pStyle w:val="ListParagraph"/>
        <w:numPr>
          <w:ilvl w:val="0"/>
          <w:numId w:val="20"/>
        </w:numPr>
      </w:pPr>
      <w:r w:rsidRPr="00073E62">
        <w:t xml:space="preserve">These age ranges also have diverse interests in gardening and using electronics and smart apps, so we would also be able to gauge the interest and usability of the product. </w:t>
      </w:r>
    </w:p>
    <w:p w14:paraId="14A93D21" w14:textId="77777777" w:rsidR="00CE3948" w:rsidRPr="00073E62" w:rsidRDefault="00CE3948" w:rsidP="00AD51F8">
      <w:pPr>
        <w:pStyle w:val="ListParagraph"/>
        <w:numPr>
          <w:ilvl w:val="0"/>
          <w:numId w:val="20"/>
        </w:numPr>
      </w:pPr>
      <w:r w:rsidRPr="00073E62">
        <w:t>We would also test with a few people that do not speak English. The feedback from this would be how simple the app is to use and how informative the icons and navigation.</w:t>
      </w:r>
    </w:p>
    <w:p w14:paraId="3B9AD1E9" w14:textId="77777777" w:rsidR="00CE3948" w:rsidRDefault="00CE3948" w:rsidP="00AD51F8">
      <w:pPr>
        <w:pStyle w:val="ListParagraph"/>
        <w:numPr>
          <w:ilvl w:val="0"/>
          <w:numId w:val="20"/>
        </w:numPr>
      </w:pPr>
      <w:r w:rsidRPr="00073E62">
        <w:t>The compiled feedback from these individual groups would be an excellent indicator of bugs, navigation, and usability.</w:t>
      </w:r>
    </w:p>
    <w:p w14:paraId="3D73B6F4" w14:textId="77777777" w:rsidR="00CE3948" w:rsidRPr="0051379F" w:rsidRDefault="00CE3948" w:rsidP="001E24D0">
      <w:pPr>
        <w:pStyle w:val="Heading4"/>
      </w:pPr>
      <w:r w:rsidRPr="0051379F">
        <w:t>Stage 4 – Initial Real Testing Points</w:t>
      </w:r>
    </w:p>
    <w:p w14:paraId="1B3E8A48" w14:textId="77777777" w:rsidR="00CE3948" w:rsidRDefault="00CE3948" w:rsidP="00CE3948">
      <w:pPr>
        <w:pStyle w:val="ListParagraph"/>
        <w:numPr>
          <w:ilvl w:val="0"/>
          <w:numId w:val="21"/>
        </w:numPr>
        <w:jc w:val="left"/>
      </w:pPr>
      <w:r>
        <w:t>Ease of installation</w:t>
      </w:r>
    </w:p>
    <w:p w14:paraId="494BA540" w14:textId="77777777" w:rsidR="00CE3948" w:rsidRDefault="00CE3948" w:rsidP="00CE3948">
      <w:pPr>
        <w:pStyle w:val="ListParagraph"/>
        <w:numPr>
          <w:ilvl w:val="0"/>
          <w:numId w:val="21"/>
        </w:numPr>
        <w:jc w:val="left"/>
      </w:pPr>
      <w:r>
        <w:t>Data requirements</w:t>
      </w:r>
    </w:p>
    <w:p w14:paraId="760F71D2" w14:textId="77777777" w:rsidR="00CE3948" w:rsidRDefault="00CE3948" w:rsidP="00CE3948">
      <w:pPr>
        <w:pStyle w:val="ListParagraph"/>
        <w:numPr>
          <w:ilvl w:val="0"/>
          <w:numId w:val="21"/>
        </w:numPr>
        <w:jc w:val="left"/>
      </w:pPr>
      <w:r>
        <w:t>Memory</w:t>
      </w:r>
    </w:p>
    <w:p w14:paraId="498E82DE" w14:textId="77777777" w:rsidR="00CE3948" w:rsidRDefault="00CE3948" w:rsidP="00CE3948">
      <w:pPr>
        <w:pStyle w:val="ListParagraph"/>
        <w:numPr>
          <w:ilvl w:val="0"/>
          <w:numId w:val="21"/>
        </w:numPr>
        <w:jc w:val="left"/>
      </w:pPr>
      <w:r>
        <w:t>Application speed</w:t>
      </w:r>
    </w:p>
    <w:p w14:paraId="7B3F68F8" w14:textId="77777777" w:rsidR="00CE3948" w:rsidRDefault="00CE3948" w:rsidP="00CE3948">
      <w:pPr>
        <w:pStyle w:val="ListParagraph"/>
        <w:numPr>
          <w:ilvl w:val="0"/>
          <w:numId w:val="21"/>
        </w:numPr>
        <w:jc w:val="left"/>
      </w:pPr>
      <w:r>
        <w:t>Conflicts with operating systems</w:t>
      </w:r>
    </w:p>
    <w:p w14:paraId="4AAAE8A1" w14:textId="77777777" w:rsidR="00CE3948" w:rsidRDefault="00CE3948" w:rsidP="00CE3948">
      <w:pPr>
        <w:pStyle w:val="ListParagraph"/>
        <w:numPr>
          <w:ilvl w:val="0"/>
          <w:numId w:val="21"/>
        </w:numPr>
        <w:jc w:val="left"/>
      </w:pPr>
      <w:r>
        <w:t>Conflicts with other applications</w:t>
      </w:r>
    </w:p>
    <w:p w14:paraId="19AB501E" w14:textId="77777777" w:rsidR="00CE3948" w:rsidRDefault="00CE3948" w:rsidP="00CE3948">
      <w:pPr>
        <w:pStyle w:val="ListParagraph"/>
        <w:numPr>
          <w:ilvl w:val="0"/>
          <w:numId w:val="21"/>
        </w:numPr>
        <w:jc w:val="left"/>
      </w:pPr>
      <w:r>
        <w:t>Communication issues</w:t>
      </w:r>
    </w:p>
    <w:p w14:paraId="5C2D4A64" w14:textId="77777777" w:rsidR="00CE3948" w:rsidRDefault="00CE3948" w:rsidP="00CE3948">
      <w:pPr>
        <w:pStyle w:val="ListParagraph"/>
        <w:numPr>
          <w:ilvl w:val="0"/>
          <w:numId w:val="21"/>
        </w:numPr>
        <w:jc w:val="left"/>
      </w:pPr>
      <w:r>
        <w:t>Signup and Login</w:t>
      </w:r>
    </w:p>
    <w:p w14:paraId="508BC0B5" w14:textId="77777777" w:rsidR="00CE3948" w:rsidRDefault="00CE3948" w:rsidP="00CE3948">
      <w:pPr>
        <w:pStyle w:val="ListParagraph"/>
        <w:numPr>
          <w:ilvl w:val="0"/>
          <w:numId w:val="21"/>
        </w:numPr>
        <w:jc w:val="left"/>
      </w:pPr>
      <w:r>
        <w:lastRenderedPageBreak/>
        <w:t>Error messages</w:t>
      </w:r>
    </w:p>
    <w:p w14:paraId="1C6CCC8D" w14:textId="77777777" w:rsidR="00CE3948" w:rsidRDefault="00CE3948" w:rsidP="00CE3948">
      <w:pPr>
        <w:pStyle w:val="ListParagraph"/>
        <w:numPr>
          <w:ilvl w:val="0"/>
          <w:numId w:val="21"/>
        </w:numPr>
        <w:jc w:val="left"/>
      </w:pPr>
      <w:r>
        <w:t>Online and Offline usage</w:t>
      </w:r>
    </w:p>
    <w:p w14:paraId="14F00D2D" w14:textId="77777777" w:rsidR="00CE3948" w:rsidRPr="0051379F" w:rsidRDefault="00CE3948" w:rsidP="001E24D0">
      <w:pPr>
        <w:pStyle w:val="Heading4"/>
      </w:pPr>
      <w:r w:rsidRPr="0051379F">
        <w:t>Stage 5 – Quality of Product</w:t>
      </w:r>
    </w:p>
    <w:p w14:paraId="5836238E" w14:textId="77777777" w:rsidR="00CE3948" w:rsidRDefault="00CE3948" w:rsidP="00CE3948">
      <w:pPr>
        <w:pStyle w:val="ListParagraph"/>
        <w:numPr>
          <w:ilvl w:val="0"/>
          <w:numId w:val="22"/>
        </w:numPr>
        <w:jc w:val="left"/>
      </w:pPr>
      <w:r>
        <w:t>Statistics obtained from initial testing.</w:t>
      </w:r>
    </w:p>
    <w:p w14:paraId="2FFEDEDF" w14:textId="77777777" w:rsidR="00CE3948" w:rsidRDefault="00CE3948" w:rsidP="00CE3948">
      <w:pPr>
        <w:pStyle w:val="ListParagraph"/>
        <w:numPr>
          <w:ilvl w:val="0"/>
          <w:numId w:val="22"/>
        </w:numPr>
        <w:jc w:val="left"/>
      </w:pPr>
      <w:r>
        <w:t>Security testing.</w:t>
      </w:r>
    </w:p>
    <w:p w14:paraId="5FB8D425" w14:textId="77777777" w:rsidR="00CE3948" w:rsidRDefault="00CE3948" w:rsidP="00CE3948">
      <w:pPr>
        <w:pStyle w:val="ListParagraph"/>
        <w:numPr>
          <w:ilvl w:val="0"/>
          <w:numId w:val="22"/>
        </w:numPr>
        <w:jc w:val="left"/>
      </w:pPr>
      <w:r>
        <w:t>Data and storage usage at server level.</w:t>
      </w:r>
    </w:p>
    <w:p w14:paraId="50AF860D" w14:textId="77777777" w:rsidR="00CE3948" w:rsidRDefault="00CE3948" w:rsidP="00CE3948">
      <w:pPr>
        <w:pStyle w:val="ListParagraph"/>
        <w:numPr>
          <w:ilvl w:val="0"/>
          <w:numId w:val="22"/>
        </w:numPr>
        <w:jc w:val="left"/>
      </w:pPr>
      <w:r>
        <w:t>Testers personal feedback</w:t>
      </w:r>
    </w:p>
    <w:p w14:paraId="78B68F2A" w14:textId="77777777" w:rsidR="00CE3948" w:rsidRDefault="00CE3948" w:rsidP="00CE3948">
      <w:pPr>
        <w:pStyle w:val="ListParagraph"/>
        <w:numPr>
          <w:ilvl w:val="0"/>
          <w:numId w:val="22"/>
        </w:numPr>
        <w:jc w:val="left"/>
      </w:pPr>
      <w:r>
        <w:t>Code review</w:t>
      </w:r>
    </w:p>
    <w:p w14:paraId="0E9F346C" w14:textId="77777777" w:rsidR="00CE3948" w:rsidRDefault="00CE3948" w:rsidP="00CE3948">
      <w:pPr>
        <w:pStyle w:val="ListParagraph"/>
        <w:numPr>
          <w:ilvl w:val="0"/>
          <w:numId w:val="22"/>
        </w:numPr>
        <w:jc w:val="left"/>
      </w:pPr>
      <w:r>
        <w:t>Product meets acceptance criteria</w:t>
      </w:r>
    </w:p>
    <w:p w14:paraId="0CAAD7F2" w14:textId="4C9DAF11" w:rsidR="00CE3948" w:rsidRDefault="00CE3948" w:rsidP="001E24D0">
      <w:pPr>
        <w:pStyle w:val="Heading4"/>
      </w:pPr>
      <w:r w:rsidRPr="0051379F">
        <w:t>Stage 6 – Beta Public Testing</w:t>
      </w:r>
    </w:p>
    <w:p w14:paraId="5CED3310" w14:textId="77777777" w:rsidR="00D45859" w:rsidRDefault="00D45859" w:rsidP="00D45859">
      <w:r>
        <w:t>For this stage we are going to require the services of:</w:t>
      </w:r>
    </w:p>
    <w:p w14:paraId="12CCCBF9" w14:textId="77777777" w:rsidR="00D45859" w:rsidRDefault="00D45859" w:rsidP="00D45859">
      <w:pPr>
        <w:pStyle w:val="ListParagraph"/>
        <w:numPr>
          <w:ilvl w:val="0"/>
          <w:numId w:val="45"/>
        </w:numPr>
        <w:jc w:val="left"/>
      </w:pPr>
      <w:r>
        <w:t>Garden Professionals = 4 persons</w:t>
      </w:r>
    </w:p>
    <w:p w14:paraId="55B9DD28" w14:textId="77777777" w:rsidR="00D45859" w:rsidRDefault="00D45859" w:rsidP="00D45859">
      <w:pPr>
        <w:pStyle w:val="ListParagraph"/>
        <w:numPr>
          <w:ilvl w:val="0"/>
          <w:numId w:val="45"/>
        </w:numPr>
        <w:jc w:val="left"/>
      </w:pPr>
      <w:r>
        <w:t>Hobby Gardeners = 4 persons</w:t>
      </w:r>
    </w:p>
    <w:p w14:paraId="56662F3B" w14:textId="04EE10C3" w:rsidR="00D45859" w:rsidRDefault="00D45859" w:rsidP="00D45859">
      <w:pPr>
        <w:pStyle w:val="ListParagraph"/>
        <w:numPr>
          <w:ilvl w:val="0"/>
          <w:numId w:val="45"/>
        </w:numPr>
        <w:jc w:val="left"/>
      </w:pPr>
      <w:r>
        <w:t xml:space="preserve">General public = </w:t>
      </w:r>
      <w:r w:rsidR="00C2445F">
        <w:t>3</w:t>
      </w:r>
      <w:r>
        <w:t>0 persons</w:t>
      </w:r>
    </w:p>
    <w:p w14:paraId="292ED343" w14:textId="5D7135E9" w:rsidR="00D45859" w:rsidRPr="00073E62" w:rsidRDefault="00C2445F" w:rsidP="00C2445F">
      <w:pPr>
        <w:pStyle w:val="ListParagraph"/>
        <w:numPr>
          <w:ilvl w:val="0"/>
          <w:numId w:val="45"/>
        </w:numPr>
        <w:jc w:val="left"/>
      </w:pPr>
      <w:r>
        <w:t>Technical experts to check quality assurance, security and scalability.</w:t>
      </w:r>
    </w:p>
    <w:p w14:paraId="58520095" w14:textId="77777777" w:rsidR="00D45859" w:rsidRPr="00D45859" w:rsidRDefault="00D45859" w:rsidP="00D45859">
      <w:pPr>
        <w:rPr>
          <w:lang w:eastAsia="en-US"/>
        </w:rPr>
      </w:pPr>
    </w:p>
    <w:p w14:paraId="112B280C" w14:textId="77777777" w:rsidR="00CE3948" w:rsidRPr="00073E62" w:rsidRDefault="00CE3948" w:rsidP="00CE3948"/>
    <w:p w14:paraId="4E6CD93A" w14:textId="40D66AD9" w:rsidR="00E9097A" w:rsidRDefault="00E9097A" w:rsidP="00E9097A">
      <w:pPr>
        <w:rPr>
          <w:rFonts w:eastAsiaTheme="majorEastAsia"/>
          <w:lang w:eastAsia="en-US"/>
        </w:rPr>
      </w:pPr>
    </w:p>
    <w:p w14:paraId="7CCDEC6E" w14:textId="02F443DB" w:rsidR="00E9097A" w:rsidRDefault="00E9097A" w:rsidP="00E9097A">
      <w:pPr>
        <w:rPr>
          <w:rFonts w:eastAsiaTheme="majorEastAsia"/>
          <w:lang w:eastAsia="en-US"/>
        </w:rPr>
      </w:pPr>
    </w:p>
    <w:p w14:paraId="64388505" w14:textId="214415D7" w:rsidR="00E9097A" w:rsidRDefault="00E9097A" w:rsidP="00E9097A">
      <w:pPr>
        <w:pStyle w:val="Heading3"/>
      </w:pPr>
      <w:bookmarkStart w:id="264" w:name="_Toc32680048"/>
      <w:r>
        <w:t>Timeframe</w:t>
      </w:r>
      <w:bookmarkEnd w:id="264"/>
    </w:p>
    <w:tbl>
      <w:tblPr>
        <w:tblStyle w:val="TableGrid"/>
        <w:tblW w:w="0" w:type="auto"/>
        <w:tblLayout w:type="fixed"/>
        <w:tblLook w:val="04A0" w:firstRow="1" w:lastRow="0" w:firstColumn="1" w:lastColumn="0" w:noHBand="0" w:noVBand="1"/>
      </w:tblPr>
      <w:tblGrid>
        <w:gridCol w:w="988"/>
        <w:gridCol w:w="1605"/>
        <w:gridCol w:w="1606"/>
        <w:gridCol w:w="1605"/>
        <w:gridCol w:w="1606"/>
        <w:gridCol w:w="1606"/>
      </w:tblGrid>
      <w:tr w:rsidR="00AD51F8" w:rsidRPr="009B0EA5" w14:paraId="6BF27F19" w14:textId="77777777" w:rsidTr="00AD51F8">
        <w:trPr>
          <w:tblHeader/>
        </w:trPr>
        <w:tc>
          <w:tcPr>
            <w:tcW w:w="988" w:type="dxa"/>
          </w:tcPr>
          <w:p w14:paraId="357BA46A" w14:textId="77777777" w:rsidR="00285192" w:rsidRPr="009B0EA5" w:rsidRDefault="00285192" w:rsidP="00E76026">
            <w:pPr>
              <w:jc w:val="center"/>
              <w:rPr>
                <w:sz w:val="18"/>
                <w:szCs w:val="18"/>
              </w:rPr>
            </w:pPr>
            <w:r w:rsidRPr="009B0EA5">
              <w:rPr>
                <w:sz w:val="18"/>
                <w:szCs w:val="18"/>
              </w:rPr>
              <w:t>Course Week #</w:t>
            </w:r>
          </w:p>
        </w:tc>
        <w:tc>
          <w:tcPr>
            <w:tcW w:w="1605" w:type="dxa"/>
          </w:tcPr>
          <w:p w14:paraId="635F4AE0" w14:textId="77777777" w:rsidR="00285192" w:rsidRPr="009B0EA5" w:rsidRDefault="00285192" w:rsidP="00E76026">
            <w:pPr>
              <w:jc w:val="center"/>
              <w:rPr>
                <w:sz w:val="18"/>
                <w:szCs w:val="18"/>
              </w:rPr>
            </w:pPr>
            <w:r w:rsidRPr="009B0EA5">
              <w:rPr>
                <w:sz w:val="18"/>
                <w:szCs w:val="18"/>
              </w:rPr>
              <w:t>Brian</w:t>
            </w:r>
          </w:p>
        </w:tc>
        <w:tc>
          <w:tcPr>
            <w:tcW w:w="1606" w:type="dxa"/>
          </w:tcPr>
          <w:p w14:paraId="59C86172" w14:textId="77777777" w:rsidR="00285192" w:rsidRPr="009B0EA5" w:rsidRDefault="00285192" w:rsidP="00E76026">
            <w:pPr>
              <w:jc w:val="center"/>
              <w:rPr>
                <w:sz w:val="18"/>
                <w:szCs w:val="18"/>
              </w:rPr>
            </w:pPr>
            <w:r w:rsidRPr="009B0EA5">
              <w:rPr>
                <w:sz w:val="18"/>
                <w:szCs w:val="18"/>
              </w:rPr>
              <w:t>Shane</w:t>
            </w:r>
          </w:p>
        </w:tc>
        <w:tc>
          <w:tcPr>
            <w:tcW w:w="1605" w:type="dxa"/>
          </w:tcPr>
          <w:p w14:paraId="774F25BB" w14:textId="77777777" w:rsidR="00285192" w:rsidRPr="009B0EA5" w:rsidRDefault="00285192" w:rsidP="00E76026">
            <w:pPr>
              <w:jc w:val="center"/>
              <w:rPr>
                <w:sz w:val="18"/>
                <w:szCs w:val="18"/>
              </w:rPr>
            </w:pPr>
            <w:r w:rsidRPr="009B0EA5">
              <w:rPr>
                <w:sz w:val="18"/>
                <w:szCs w:val="18"/>
              </w:rPr>
              <w:t>Jeremy</w:t>
            </w:r>
          </w:p>
        </w:tc>
        <w:tc>
          <w:tcPr>
            <w:tcW w:w="1606" w:type="dxa"/>
          </w:tcPr>
          <w:p w14:paraId="3267768A" w14:textId="77777777" w:rsidR="00285192" w:rsidRPr="009B0EA5" w:rsidRDefault="00285192" w:rsidP="00E76026">
            <w:pPr>
              <w:jc w:val="center"/>
              <w:rPr>
                <w:sz w:val="18"/>
                <w:szCs w:val="18"/>
              </w:rPr>
            </w:pPr>
            <w:r w:rsidRPr="009B0EA5">
              <w:rPr>
                <w:sz w:val="18"/>
                <w:szCs w:val="18"/>
              </w:rPr>
              <w:t>Daria</w:t>
            </w:r>
          </w:p>
        </w:tc>
        <w:tc>
          <w:tcPr>
            <w:tcW w:w="1606" w:type="dxa"/>
          </w:tcPr>
          <w:p w14:paraId="463B4C7F" w14:textId="77777777" w:rsidR="00285192" w:rsidRPr="009B0EA5" w:rsidRDefault="00285192" w:rsidP="00E76026">
            <w:pPr>
              <w:jc w:val="center"/>
              <w:rPr>
                <w:sz w:val="18"/>
                <w:szCs w:val="18"/>
              </w:rPr>
            </w:pPr>
            <w:r w:rsidRPr="009B0EA5">
              <w:rPr>
                <w:sz w:val="18"/>
                <w:szCs w:val="18"/>
              </w:rPr>
              <w:t>Full Stack Developer</w:t>
            </w:r>
          </w:p>
        </w:tc>
      </w:tr>
      <w:tr w:rsidR="00AD51F8" w:rsidRPr="009B0EA5" w14:paraId="664725C5" w14:textId="77777777" w:rsidTr="00AD51F8">
        <w:tc>
          <w:tcPr>
            <w:tcW w:w="988" w:type="dxa"/>
          </w:tcPr>
          <w:p w14:paraId="73E13C98" w14:textId="6E0FABE9"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7</w:t>
            </w:r>
          </w:p>
        </w:tc>
        <w:tc>
          <w:tcPr>
            <w:tcW w:w="1605" w:type="dxa"/>
          </w:tcPr>
          <w:p w14:paraId="22DE9466"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4FEFC639" w14:textId="77777777" w:rsidR="00285192" w:rsidRPr="009B0EA5" w:rsidRDefault="00285192" w:rsidP="009B0EA5">
            <w:pPr>
              <w:jc w:val="left"/>
              <w:rPr>
                <w:sz w:val="18"/>
                <w:szCs w:val="18"/>
              </w:rPr>
            </w:pPr>
            <w:r w:rsidRPr="009B0EA5">
              <w:rPr>
                <w:sz w:val="18"/>
                <w:szCs w:val="18"/>
              </w:rPr>
              <w:t>General research on project topic</w:t>
            </w:r>
          </w:p>
        </w:tc>
        <w:tc>
          <w:tcPr>
            <w:tcW w:w="1605" w:type="dxa"/>
          </w:tcPr>
          <w:p w14:paraId="3C946940"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24968F59"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3F060DAB"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157964B8" w14:textId="77777777" w:rsidTr="00AD51F8">
        <w:tc>
          <w:tcPr>
            <w:tcW w:w="988" w:type="dxa"/>
          </w:tcPr>
          <w:p w14:paraId="377C6144" w14:textId="3120FE34"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8</w:t>
            </w:r>
          </w:p>
        </w:tc>
        <w:tc>
          <w:tcPr>
            <w:tcW w:w="1605" w:type="dxa"/>
          </w:tcPr>
          <w:p w14:paraId="39AC46B8"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2121D298" w14:textId="77777777" w:rsidR="00285192" w:rsidRPr="009B0EA5" w:rsidRDefault="00285192" w:rsidP="009B0EA5">
            <w:pPr>
              <w:jc w:val="left"/>
              <w:rPr>
                <w:sz w:val="18"/>
                <w:szCs w:val="18"/>
              </w:rPr>
            </w:pPr>
            <w:r w:rsidRPr="009B0EA5">
              <w:rPr>
                <w:sz w:val="18"/>
                <w:szCs w:val="18"/>
              </w:rPr>
              <w:t>Formulation of ideas</w:t>
            </w:r>
          </w:p>
        </w:tc>
        <w:tc>
          <w:tcPr>
            <w:tcW w:w="1605" w:type="dxa"/>
          </w:tcPr>
          <w:p w14:paraId="2998CB37"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65B8C715"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7CBA631E"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67C9EC6A" w14:textId="77777777" w:rsidTr="00AD51F8">
        <w:tc>
          <w:tcPr>
            <w:tcW w:w="988" w:type="dxa"/>
          </w:tcPr>
          <w:p w14:paraId="0DFC6287" w14:textId="2323B2A1"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9</w:t>
            </w:r>
          </w:p>
        </w:tc>
        <w:tc>
          <w:tcPr>
            <w:tcW w:w="1605" w:type="dxa"/>
          </w:tcPr>
          <w:p w14:paraId="265C951C" w14:textId="77777777" w:rsidR="00285192" w:rsidRPr="009B0EA5" w:rsidRDefault="00285192" w:rsidP="009B0EA5">
            <w:pPr>
              <w:jc w:val="left"/>
              <w:rPr>
                <w:sz w:val="18"/>
                <w:szCs w:val="18"/>
              </w:rPr>
            </w:pPr>
            <w:r w:rsidRPr="009B0EA5">
              <w:rPr>
                <w:sz w:val="18"/>
                <w:szCs w:val="18"/>
              </w:rPr>
              <w:t>Investigate database options</w:t>
            </w:r>
          </w:p>
        </w:tc>
        <w:tc>
          <w:tcPr>
            <w:tcW w:w="1606" w:type="dxa"/>
          </w:tcPr>
          <w:p w14:paraId="48D11243" w14:textId="77777777" w:rsidR="00285192" w:rsidRPr="009B0EA5" w:rsidRDefault="00285192" w:rsidP="009B0EA5">
            <w:pPr>
              <w:jc w:val="left"/>
              <w:rPr>
                <w:sz w:val="18"/>
                <w:szCs w:val="18"/>
              </w:rPr>
            </w:pPr>
            <w:r w:rsidRPr="009B0EA5">
              <w:rPr>
                <w:sz w:val="18"/>
                <w:szCs w:val="18"/>
              </w:rPr>
              <w:t>Begin wireframing application</w:t>
            </w:r>
          </w:p>
        </w:tc>
        <w:tc>
          <w:tcPr>
            <w:tcW w:w="1605" w:type="dxa"/>
          </w:tcPr>
          <w:p w14:paraId="17B66BEF" w14:textId="77777777" w:rsidR="00285192" w:rsidRPr="009B0EA5" w:rsidRDefault="00285192" w:rsidP="009B0EA5">
            <w:pPr>
              <w:jc w:val="left"/>
              <w:rPr>
                <w:sz w:val="18"/>
                <w:szCs w:val="18"/>
              </w:rPr>
            </w:pPr>
            <w:r w:rsidRPr="009B0EA5">
              <w:rPr>
                <w:sz w:val="18"/>
                <w:szCs w:val="18"/>
              </w:rPr>
              <w:t>Investigate sensor suitability and availability</w:t>
            </w:r>
          </w:p>
        </w:tc>
        <w:tc>
          <w:tcPr>
            <w:tcW w:w="1606" w:type="dxa"/>
          </w:tcPr>
          <w:p w14:paraId="4C577043" w14:textId="77777777" w:rsidR="00285192" w:rsidRPr="009B0EA5" w:rsidRDefault="00285192" w:rsidP="009B0EA5">
            <w:pPr>
              <w:jc w:val="left"/>
              <w:rPr>
                <w:sz w:val="18"/>
                <w:szCs w:val="18"/>
              </w:rPr>
            </w:pPr>
            <w:r w:rsidRPr="009B0EA5">
              <w:rPr>
                <w:sz w:val="18"/>
                <w:szCs w:val="18"/>
              </w:rPr>
              <w:t>Investigate software development applications</w:t>
            </w:r>
          </w:p>
        </w:tc>
        <w:tc>
          <w:tcPr>
            <w:tcW w:w="1606" w:type="dxa"/>
          </w:tcPr>
          <w:p w14:paraId="517A9C45"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7657B784" w14:textId="77777777" w:rsidTr="00AD51F8">
        <w:tc>
          <w:tcPr>
            <w:tcW w:w="988" w:type="dxa"/>
          </w:tcPr>
          <w:p w14:paraId="487F872F" w14:textId="77777777" w:rsidR="00285192" w:rsidRPr="009B0EA5" w:rsidRDefault="00285192" w:rsidP="00E76026">
            <w:pPr>
              <w:jc w:val="center"/>
              <w:rPr>
                <w:sz w:val="18"/>
                <w:szCs w:val="18"/>
              </w:rPr>
            </w:pPr>
            <w:r w:rsidRPr="009B0EA5">
              <w:rPr>
                <w:sz w:val="18"/>
                <w:szCs w:val="18"/>
              </w:rPr>
              <w:t>Week 10</w:t>
            </w:r>
          </w:p>
        </w:tc>
        <w:tc>
          <w:tcPr>
            <w:tcW w:w="1605" w:type="dxa"/>
          </w:tcPr>
          <w:p w14:paraId="5F71E665"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2FA0A61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5" w:type="dxa"/>
          </w:tcPr>
          <w:p w14:paraId="4111257D"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49D7F16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7C557ADF"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07DA58E7" w14:textId="77777777" w:rsidTr="00AD51F8">
        <w:tc>
          <w:tcPr>
            <w:tcW w:w="988" w:type="dxa"/>
          </w:tcPr>
          <w:p w14:paraId="1E28428F" w14:textId="77777777" w:rsidR="00285192" w:rsidRPr="009B0EA5" w:rsidRDefault="00285192" w:rsidP="00E76026">
            <w:pPr>
              <w:jc w:val="center"/>
              <w:rPr>
                <w:sz w:val="18"/>
                <w:szCs w:val="18"/>
              </w:rPr>
            </w:pPr>
            <w:r w:rsidRPr="009B0EA5">
              <w:rPr>
                <w:sz w:val="18"/>
                <w:szCs w:val="18"/>
              </w:rPr>
              <w:t>Week 11</w:t>
            </w:r>
          </w:p>
        </w:tc>
        <w:tc>
          <w:tcPr>
            <w:tcW w:w="1605" w:type="dxa"/>
          </w:tcPr>
          <w:p w14:paraId="098E2851"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2DAD6007" w14:textId="77777777" w:rsidR="00285192" w:rsidRPr="009B0EA5" w:rsidRDefault="00285192" w:rsidP="009B0EA5">
            <w:pPr>
              <w:jc w:val="left"/>
              <w:rPr>
                <w:sz w:val="18"/>
                <w:szCs w:val="18"/>
              </w:rPr>
            </w:pPr>
            <w:r w:rsidRPr="009B0EA5">
              <w:rPr>
                <w:sz w:val="18"/>
                <w:szCs w:val="18"/>
              </w:rPr>
              <w:t>Brainstorm user story and experience</w:t>
            </w:r>
          </w:p>
        </w:tc>
        <w:tc>
          <w:tcPr>
            <w:tcW w:w="1605" w:type="dxa"/>
          </w:tcPr>
          <w:p w14:paraId="6F49B3A6"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797DCF9A"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6A924127"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5295DA76" w14:textId="77777777" w:rsidTr="00AD51F8">
        <w:tc>
          <w:tcPr>
            <w:tcW w:w="988" w:type="dxa"/>
          </w:tcPr>
          <w:p w14:paraId="5E914053" w14:textId="77777777" w:rsidR="00285192" w:rsidRPr="009B0EA5" w:rsidRDefault="00285192" w:rsidP="00E76026">
            <w:pPr>
              <w:jc w:val="center"/>
              <w:rPr>
                <w:sz w:val="18"/>
                <w:szCs w:val="18"/>
              </w:rPr>
            </w:pPr>
            <w:r w:rsidRPr="009B0EA5">
              <w:rPr>
                <w:sz w:val="18"/>
                <w:szCs w:val="18"/>
              </w:rPr>
              <w:t>Week 12</w:t>
            </w:r>
          </w:p>
        </w:tc>
        <w:tc>
          <w:tcPr>
            <w:tcW w:w="1605" w:type="dxa"/>
          </w:tcPr>
          <w:p w14:paraId="055DA90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529B167" w14:textId="77777777" w:rsidR="00285192" w:rsidRPr="009B0EA5" w:rsidRDefault="00285192" w:rsidP="009B0EA5">
            <w:pPr>
              <w:jc w:val="left"/>
              <w:rPr>
                <w:sz w:val="18"/>
                <w:szCs w:val="18"/>
              </w:rPr>
            </w:pPr>
            <w:r w:rsidRPr="009B0EA5">
              <w:rPr>
                <w:sz w:val="18"/>
                <w:szCs w:val="18"/>
              </w:rPr>
              <w:t>Finalise Project Documentation</w:t>
            </w:r>
          </w:p>
        </w:tc>
        <w:tc>
          <w:tcPr>
            <w:tcW w:w="1605" w:type="dxa"/>
          </w:tcPr>
          <w:p w14:paraId="5B87AA09"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E93119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6B1653B3" w14:textId="77777777" w:rsidR="00285192" w:rsidRPr="009B0EA5" w:rsidRDefault="00285192" w:rsidP="009B0EA5">
            <w:pPr>
              <w:jc w:val="left"/>
              <w:rPr>
                <w:sz w:val="18"/>
                <w:szCs w:val="18"/>
              </w:rPr>
            </w:pPr>
            <w:r w:rsidRPr="009B0EA5">
              <w:rPr>
                <w:sz w:val="18"/>
                <w:szCs w:val="18"/>
              </w:rPr>
              <w:t>Not currently employed</w:t>
            </w:r>
          </w:p>
        </w:tc>
      </w:tr>
      <w:tr w:rsidR="009B0EA5" w:rsidRPr="009B0EA5" w14:paraId="22144202" w14:textId="77777777" w:rsidTr="00AD51F8">
        <w:tc>
          <w:tcPr>
            <w:tcW w:w="988" w:type="dxa"/>
            <w:shd w:val="clear" w:color="auto" w:fill="F5E4FD" w:themeFill="accent5" w:themeFillTint="33"/>
          </w:tcPr>
          <w:p w14:paraId="59EAB203" w14:textId="77777777" w:rsidR="00285192" w:rsidRPr="009B0EA5" w:rsidRDefault="00285192" w:rsidP="00E76026">
            <w:pPr>
              <w:jc w:val="center"/>
              <w:rPr>
                <w:sz w:val="18"/>
                <w:szCs w:val="18"/>
              </w:rPr>
            </w:pPr>
            <w:r w:rsidRPr="009B0EA5">
              <w:rPr>
                <w:sz w:val="18"/>
                <w:szCs w:val="18"/>
              </w:rPr>
              <w:t>Week 13</w:t>
            </w:r>
          </w:p>
        </w:tc>
        <w:tc>
          <w:tcPr>
            <w:tcW w:w="1605" w:type="dxa"/>
            <w:shd w:val="clear" w:color="auto" w:fill="F5E4FD" w:themeFill="accent5" w:themeFillTint="33"/>
          </w:tcPr>
          <w:p w14:paraId="1BBC126E"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191BCAAC"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5" w:type="dxa"/>
            <w:shd w:val="clear" w:color="auto" w:fill="F5E4FD" w:themeFill="accent5" w:themeFillTint="33"/>
          </w:tcPr>
          <w:p w14:paraId="5A3AF19D"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2253F8AA"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0A77696D" w14:textId="77777777" w:rsidR="00285192" w:rsidRPr="009B0EA5" w:rsidRDefault="00285192" w:rsidP="009B0EA5">
            <w:pPr>
              <w:jc w:val="left"/>
              <w:rPr>
                <w:sz w:val="18"/>
                <w:szCs w:val="18"/>
              </w:rPr>
            </w:pPr>
            <w:r w:rsidRPr="009B0EA5">
              <w:rPr>
                <w:sz w:val="18"/>
                <w:szCs w:val="18"/>
              </w:rPr>
              <w:t>Review Application concepts and back end requirements</w:t>
            </w:r>
          </w:p>
        </w:tc>
      </w:tr>
      <w:tr w:rsidR="009B0EA5" w:rsidRPr="009B0EA5" w14:paraId="793A56E0" w14:textId="77777777" w:rsidTr="00AD51F8">
        <w:tc>
          <w:tcPr>
            <w:tcW w:w="988" w:type="dxa"/>
            <w:shd w:val="clear" w:color="auto" w:fill="F5E4FD" w:themeFill="accent5" w:themeFillTint="33"/>
          </w:tcPr>
          <w:p w14:paraId="7E34FE2C" w14:textId="77777777" w:rsidR="00285192" w:rsidRPr="009B0EA5" w:rsidRDefault="00285192" w:rsidP="00E76026">
            <w:pPr>
              <w:jc w:val="center"/>
              <w:rPr>
                <w:sz w:val="18"/>
                <w:szCs w:val="18"/>
              </w:rPr>
            </w:pPr>
            <w:r w:rsidRPr="009B0EA5">
              <w:rPr>
                <w:sz w:val="18"/>
                <w:szCs w:val="18"/>
              </w:rPr>
              <w:t>Week 14</w:t>
            </w:r>
          </w:p>
        </w:tc>
        <w:tc>
          <w:tcPr>
            <w:tcW w:w="1605" w:type="dxa"/>
            <w:shd w:val="clear" w:color="auto" w:fill="F5E4FD" w:themeFill="accent5" w:themeFillTint="33"/>
          </w:tcPr>
          <w:p w14:paraId="5207C7B5" w14:textId="561AF344" w:rsidR="00285192" w:rsidRPr="009B0EA5" w:rsidRDefault="00285192" w:rsidP="009B0EA5">
            <w:pPr>
              <w:jc w:val="left"/>
              <w:rPr>
                <w:sz w:val="18"/>
                <w:szCs w:val="18"/>
              </w:rPr>
            </w:pPr>
            <w:r w:rsidRPr="009B0EA5">
              <w:rPr>
                <w:sz w:val="18"/>
                <w:szCs w:val="18"/>
              </w:rPr>
              <w:t xml:space="preserve">Review plant library database </w:t>
            </w:r>
            <w:r w:rsidR="00FC5C42">
              <w:rPr>
                <w:sz w:val="18"/>
                <w:szCs w:val="18"/>
              </w:rPr>
              <w:t>API</w:t>
            </w:r>
            <w:r w:rsidRPr="009B0EA5">
              <w:rPr>
                <w:sz w:val="18"/>
                <w:szCs w:val="18"/>
              </w:rPr>
              <w:t xml:space="preserve"> and provide recommendation</w:t>
            </w:r>
          </w:p>
        </w:tc>
        <w:tc>
          <w:tcPr>
            <w:tcW w:w="1606" w:type="dxa"/>
            <w:shd w:val="clear" w:color="auto" w:fill="F5E4FD" w:themeFill="accent5" w:themeFillTint="33"/>
          </w:tcPr>
          <w:p w14:paraId="0F854FFC" w14:textId="77777777" w:rsidR="00285192" w:rsidRPr="009B0EA5" w:rsidRDefault="00285192" w:rsidP="009B0EA5">
            <w:pPr>
              <w:jc w:val="left"/>
              <w:rPr>
                <w:sz w:val="18"/>
                <w:szCs w:val="18"/>
              </w:rPr>
            </w:pPr>
            <w:r w:rsidRPr="009B0EA5">
              <w:rPr>
                <w:sz w:val="18"/>
                <w:szCs w:val="18"/>
              </w:rPr>
              <w:t>Document subscription model and pricing</w:t>
            </w:r>
          </w:p>
        </w:tc>
        <w:tc>
          <w:tcPr>
            <w:tcW w:w="1605" w:type="dxa"/>
            <w:shd w:val="clear" w:color="auto" w:fill="F5E4FD" w:themeFill="accent5" w:themeFillTint="33"/>
          </w:tcPr>
          <w:p w14:paraId="085A393D" w14:textId="77777777" w:rsidR="00285192" w:rsidRPr="009B0EA5" w:rsidRDefault="00285192" w:rsidP="009B0EA5">
            <w:pPr>
              <w:jc w:val="left"/>
              <w:rPr>
                <w:sz w:val="18"/>
                <w:szCs w:val="18"/>
              </w:rPr>
            </w:pPr>
            <w:r w:rsidRPr="009B0EA5">
              <w:rPr>
                <w:sz w:val="18"/>
                <w:szCs w:val="18"/>
              </w:rPr>
              <w:t>Draft licence agreement</w:t>
            </w:r>
          </w:p>
        </w:tc>
        <w:tc>
          <w:tcPr>
            <w:tcW w:w="1606" w:type="dxa"/>
            <w:shd w:val="clear" w:color="auto" w:fill="F5E4FD" w:themeFill="accent5" w:themeFillTint="33"/>
          </w:tcPr>
          <w:p w14:paraId="08527F9A" w14:textId="2F23E9C9" w:rsidR="00285192" w:rsidRPr="009B0EA5" w:rsidRDefault="00285192" w:rsidP="009B0EA5">
            <w:pPr>
              <w:jc w:val="left"/>
              <w:rPr>
                <w:sz w:val="18"/>
                <w:szCs w:val="18"/>
              </w:rPr>
            </w:pPr>
            <w:r w:rsidRPr="009B0EA5">
              <w:rPr>
                <w:sz w:val="18"/>
                <w:szCs w:val="18"/>
              </w:rPr>
              <w:t xml:space="preserve">Investigate open source </w:t>
            </w:r>
            <w:r w:rsidR="00FC5C42">
              <w:rPr>
                <w:sz w:val="18"/>
                <w:szCs w:val="18"/>
              </w:rPr>
              <w:t>API</w:t>
            </w:r>
            <w:r w:rsidRPr="009B0EA5">
              <w:rPr>
                <w:sz w:val="18"/>
                <w:szCs w:val="18"/>
              </w:rPr>
              <w:t xml:space="preserve"> to AI/ML plant disease diagnosis</w:t>
            </w:r>
          </w:p>
        </w:tc>
        <w:tc>
          <w:tcPr>
            <w:tcW w:w="1606" w:type="dxa"/>
            <w:shd w:val="clear" w:color="auto" w:fill="F5E4FD" w:themeFill="accent5" w:themeFillTint="33"/>
          </w:tcPr>
          <w:p w14:paraId="5FF5F163" w14:textId="77777777" w:rsidR="00285192" w:rsidRPr="009B0EA5" w:rsidRDefault="00285192" w:rsidP="009B0EA5">
            <w:pPr>
              <w:jc w:val="left"/>
              <w:rPr>
                <w:sz w:val="18"/>
                <w:szCs w:val="18"/>
              </w:rPr>
            </w:pPr>
            <w:r w:rsidRPr="009B0EA5">
              <w:rPr>
                <w:sz w:val="18"/>
                <w:szCs w:val="18"/>
              </w:rPr>
              <w:t>Begin coding</w:t>
            </w:r>
          </w:p>
        </w:tc>
      </w:tr>
      <w:tr w:rsidR="009B0EA5" w:rsidRPr="009B0EA5" w14:paraId="31DCBD40" w14:textId="77777777" w:rsidTr="00AD51F8">
        <w:tc>
          <w:tcPr>
            <w:tcW w:w="988" w:type="dxa"/>
            <w:shd w:val="clear" w:color="auto" w:fill="F5E4FD" w:themeFill="accent5" w:themeFillTint="33"/>
          </w:tcPr>
          <w:p w14:paraId="4E23CF80" w14:textId="77777777" w:rsidR="00285192" w:rsidRPr="009B0EA5" w:rsidRDefault="00285192" w:rsidP="00E76026">
            <w:pPr>
              <w:jc w:val="center"/>
              <w:rPr>
                <w:sz w:val="18"/>
                <w:szCs w:val="18"/>
              </w:rPr>
            </w:pPr>
            <w:r w:rsidRPr="009B0EA5">
              <w:rPr>
                <w:sz w:val="18"/>
                <w:szCs w:val="18"/>
              </w:rPr>
              <w:t>Week 15</w:t>
            </w:r>
          </w:p>
        </w:tc>
        <w:tc>
          <w:tcPr>
            <w:tcW w:w="1605" w:type="dxa"/>
            <w:shd w:val="clear" w:color="auto" w:fill="F5E4FD" w:themeFill="accent5" w:themeFillTint="33"/>
          </w:tcPr>
          <w:p w14:paraId="4EDC52B7" w14:textId="77777777" w:rsidR="00285192" w:rsidRPr="009B0EA5" w:rsidRDefault="00285192" w:rsidP="009B0EA5">
            <w:pPr>
              <w:jc w:val="left"/>
              <w:rPr>
                <w:sz w:val="18"/>
                <w:szCs w:val="18"/>
              </w:rPr>
            </w:pPr>
            <w:r w:rsidRPr="009B0EA5">
              <w:rPr>
                <w:sz w:val="18"/>
                <w:szCs w:val="18"/>
              </w:rPr>
              <w:t>Research payment gateway options.</w:t>
            </w:r>
          </w:p>
        </w:tc>
        <w:tc>
          <w:tcPr>
            <w:tcW w:w="1606" w:type="dxa"/>
            <w:shd w:val="clear" w:color="auto" w:fill="F5E4FD" w:themeFill="accent5" w:themeFillTint="33"/>
          </w:tcPr>
          <w:p w14:paraId="755E21ED" w14:textId="77777777" w:rsidR="00285192" w:rsidRPr="009B0EA5" w:rsidRDefault="00285192" w:rsidP="009B0EA5">
            <w:pPr>
              <w:jc w:val="left"/>
              <w:rPr>
                <w:sz w:val="18"/>
                <w:szCs w:val="18"/>
              </w:rPr>
            </w:pPr>
            <w:r w:rsidRPr="009B0EA5">
              <w:rPr>
                <w:sz w:val="18"/>
                <w:szCs w:val="18"/>
              </w:rPr>
              <w:t>Draft subscription agreement</w:t>
            </w:r>
          </w:p>
        </w:tc>
        <w:tc>
          <w:tcPr>
            <w:tcW w:w="1605" w:type="dxa"/>
            <w:shd w:val="clear" w:color="auto" w:fill="F5E4FD" w:themeFill="accent5" w:themeFillTint="33"/>
          </w:tcPr>
          <w:p w14:paraId="37486D12" w14:textId="77777777" w:rsidR="00285192" w:rsidRPr="009B0EA5" w:rsidRDefault="00285192" w:rsidP="009B0EA5">
            <w:pPr>
              <w:jc w:val="left"/>
              <w:rPr>
                <w:sz w:val="18"/>
                <w:szCs w:val="18"/>
              </w:rPr>
            </w:pPr>
            <w:r w:rsidRPr="009B0EA5">
              <w:rPr>
                <w:sz w:val="18"/>
                <w:szCs w:val="18"/>
              </w:rPr>
              <w:t>Draft user agreement</w:t>
            </w:r>
          </w:p>
        </w:tc>
        <w:tc>
          <w:tcPr>
            <w:tcW w:w="1606" w:type="dxa"/>
            <w:shd w:val="clear" w:color="auto" w:fill="F5E4FD" w:themeFill="accent5" w:themeFillTint="33"/>
          </w:tcPr>
          <w:p w14:paraId="708D1BA3" w14:textId="77777777" w:rsidR="00285192" w:rsidRPr="009B0EA5" w:rsidRDefault="00285192" w:rsidP="009B0EA5">
            <w:pPr>
              <w:jc w:val="left"/>
              <w:rPr>
                <w:sz w:val="18"/>
                <w:szCs w:val="18"/>
              </w:rPr>
            </w:pPr>
            <w:r w:rsidRPr="009B0EA5">
              <w:rPr>
                <w:sz w:val="18"/>
                <w:szCs w:val="18"/>
              </w:rPr>
              <w:t xml:space="preserve">Report if suitable option or need to </w:t>
            </w:r>
            <w:r w:rsidRPr="009B0EA5">
              <w:rPr>
                <w:sz w:val="18"/>
                <w:szCs w:val="18"/>
              </w:rPr>
              <w:lastRenderedPageBreak/>
              <w:t>develop our own.</w:t>
            </w:r>
          </w:p>
        </w:tc>
        <w:tc>
          <w:tcPr>
            <w:tcW w:w="1606" w:type="dxa"/>
            <w:shd w:val="clear" w:color="auto" w:fill="F5E4FD" w:themeFill="accent5" w:themeFillTint="33"/>
          </w:tcPr>
          <w:p w14:paraId="706A1CB8" w14:textId="77777777" w:rsidR="00285192" w:rsidRPr="009B0EA5" w:rsidRDefault="00285192" w:rsidP="009B0EA5">
            <w:pPr>
              <w:jc w:val="left"/>
              <w:rPr>
                <w:sz w:val="18"/>
                <w:szCs w:val="18"/>
              </w:rPr>
            </w:pPr>
            <w:r w:rsidRPr="009B0EA5">
              <w:rPr>
                <w:sz w:val="18"/>
                <w:szCs w:val="18"/>
              </w:rPr>
              <w:lastRenderedPageBreak/>
              <w:t>Continue Coding</w:t>
            </w:r>
          </w:p>
        </w:tc>
      </w:tr>
      <w:tr w:rsidR="009B0EA5" w:rsidRPr="009B0EA5" w14:paraId="00DEC622" w14:textId="77777777" w:rsidTr="00AD51F8">
        <w:tc>
          <w:tcPr>
            <w:tcW w:w="988" w:type="dxa"/>
            <w:shd w:val="clear" w:color="auto" w:fill="F5E4FD" w:themeFill="accent5" w:themeFillTint="33"/>
          </w:tcPr>
          <w:p w14:paraId="7C550435" w14:textId="77777777" w:rsidR="00285192" w:rsidRPr="009B0EA5" w:rsidRDefault="00285192" w:rsidP="00E76026">
            <w:pPr>
              <w:jc w:val="center"/>
              <w:rPr>
                <w:sz w:val="18"/>
                <w:szCs w:val="18"/>
              </w:rPr>
            </w:pPr>
            <w:r w:rsidRPr="009B0EA5">
              <w:rPr>
                <w:sz w:val="18"/>
                <w:szCs w:val="18"/>
              </w:rPr>
              <w:t>Week 16</w:t>
            </w:r>
          </w:p>
        </w:tc>
        <w:tc>
          <w:tcPr>
            <w:tcW w:w="1605" w:type="dxa"/>
            <w:shd w:val="clear" w:color="auto" w:fill="F5E4FD" w:themeFill="accent5" w:themeFillTint="33"/>
          </w:tcPr>
          <w:p w14:paraId="648F5BCA" w14:textId="3597AC34" w:rsidR="00285192" w:rsidRPr="009B0EA5" w:rsidRDefault="00285192" w:rsidP="009B0EA5">
            <w:pPr>
              <w:jc w:val="left"/>
              <w:rPr>
                <w:sz w:val="18"/>
                <w:szCs w:val="18"/>
              </w:rPr>
            </w:pPr>
            <w:r w:rsidRPr="009B0EA5">
              <w:rPr>
                <w:sz w:val="18"/>
                <w:szCs w:val="18"/>
              </w:rPr>
              <w:t xml:space="preserve">Investigate weather forecast options </w:t>
            </w:r>
            <w:r w:rsidR="00FC5C42">
              <w:rPr>
                <w:sz w:val="18"/>
                <w:szCs w:val="18"/>
              </w:rPr>
              <w:t>API</w:t>
            </w:r>
          </w:p>
        </w:tc>
        <w:tc>
          <w:tcPr>
            <w:tcW w:w="1606" w:type="dxa"/>
            <w:shd w:val="clear" w:color="auto" w:fill="F5E4FD" w:themeFill="accent5" w:themeFillTint="33"/>
          </w:tcPr>
          <w:p w14:paraId="6AC13C02" w14:textId="77777777" w:rsidR="00285192" w:rsidRPr="009B0EA5" w:rsidRDefault="00285192" w:rsidP="009B0EA5">
            <w:pPr>
              <w:jc w:val="left"/>
              <w:rPr>
                <w:sz w:val="18"/>
                <w:szCs w:val="18"/>
              </w:rPr>
            </w:pPr>
            <w:r w:rsidRPr="009B0EA5">
              <w:rPr>
                <w:sz w:val="18"/>
                <w:szCs w:val="18"/>
              </w:rPr>
              <w:t>Draft unsubscribe requirements</w:t>
            </w:r>
          </w:p>
        </w:tc>
        <w:tc>
          <w:tcPr>
            <w:tcW w:w="1605" w:type="dxa"/>
            <w:shd w:val="clear" w:color="auto" w:fill="F5E4FD" w:themeFill="accent5" w:themeFillTint="33"/>
          </w:tcPr>
          <w:p w14:paraId="1227FA96" w14:textId="77777777" w:rsidR="00285192" w:rsidRPr="009B0EA5" w:rsidRDefault="00285192" w:rsidP="009B0EA5">
            <w:pPr>
              <w:jc w:val="left"/>
              <w:rPr>
                <w:sz w:val="18"/>
                <w:szCs w:val="18"/>
              </w:rPr>
            </w:pPr>
            <w:r w:rsidRPr="009B0EA5">
              <w:rPr>
                <w:sz w:val="18"/>
                <w:szCs w:val="18"/>
              </w:rPr>
              <w:t>Draft unsubscribe requirements</w:t>
            </w:r>
          </w:p>
        </w:tc>
        <w:tc>
          <w:tcPr>
            <w:tcW w:w="1606" w:type="dxa"/>
            <w:shd w:val="clear" w:color="auto" w:fill="F5E4FD" w:themeFill="accent5" w:themeFillTint="33"/>
          </w:tcPr>
          <w:p w14:paraId="22C50883" w14:textId="77777777" w:rsidR="00285192" w:rsidRPr="009B0EA5" w:rsidRDefault="00285192" w:rsidP="009B0EA5">
            <w:pPr>
              <w:jc w:val="left"/>
              <w:rPr>
                <w:sz w:val="18"/>
                <w:szCs w:val="18"/>
              </w:rPr>
            </w:pPr>
            <w:r w:rsidRPr="009B0EA5">
              <w:rPr>
                <w:sz w:val="18"/>
                <w:szCs w:val="18"/>
              </w:rPr>
              <w:t>Document QR Code requirements</w:t>
            </w:r>
          </w:p>
        </w:tc>
        <w:tc>
          <w:tcPr>
            <w:tcW w:w="1606" w:type="dxa"/>
            <w:shd w:val="clear" w:color="auto" w:fill="F5E4FD" w:themeFill="accent5" w:themeFillTint="33"/>
          </w:tcPr>
          <w:p w14:paraId="7BE45005" w14:textId="77777777" w:rsidR="00285192" w:rsidRPr="009B0EA5" w:rsidRDefault="00285192" w:rsidP="009B0EA5">
            <w:pPr>
              <w:jc w:val="left"/>
              <w:rPr>
                <w:sz w:val="18"/>
                <w:szCs w:val="18"/>
              </w:rPr>
            </w:pPr>
            <w:r w:rsidRPr="009B0EA5">
              <w:rPr>
                <w:sz w:val="18"/>
                <w:szCs w:val="18"/>
              </w:rPr>
              <w:t>Continue Coding</w:t>
            </w:r>
          </w:p>
        </w:tc>
      </w:tr>
      <w:tr w:rsidR="009B0EA5" w:rsidRPr="009B0EA5" w14:paraId="44F63E39" w14:textId="77777777" w:rsidTr="00AD51F8">
        <w:tc>
          <w:tcPr>
            <w:tcW w:w="988" w:type="dxa"/>
            <w:shd w:val="clear" w:color="auto" w:fill="F5E4FD" w:themeFill="accent5" w:themeFillTint="33"/>
          </w:tcPr>
          <w:p w14:paraId="7D63B2A1" w14:textId="77777777" w:rsidR="00285192" w:rsidRPr="009B0EA5" w:rsidRDefault="00285192" w:rsidP="00E76026">
            <w:pPr>
              <w:jc w:val="center"/>
              <w:rPr>
                <w:sz w:val="18"/>
                <w:szCs w:val="18"/>
              </w:rPr>
            </w:pPr>
            <w:r w:rsidRPr="009B0EA5">
              <w:rPr>
                <w:sz w:val="18"/>
                <w:szCs w:val="18"/>
              </w:rPr>
              <w:t>Week 17</w:t>
            </w:r>
          </w:p>
        </w:tc>
        <w:tc>
          <w:tcPr>
            <w:tcW w:w="1605" w:type="dxa"/>
            <w:shd w:val="clear" w:color="auto" w:fill="F5E4FD" w:themeFill="accent5" w:themeFillTint="33"/>
          </w:tcPr>
          <w:p w14:paraId="74C8D81A" w14:textId="77777777" w:rsidR="00285192" w:rsidRPr="009B0EA5" w:rsidRDefault="00285192" w:rsidP="009B0EA5">
            <w:pPr>
              <w:jc w:val="left"/>
              <w:rPr>
                <w:sz w:val="18"/>
                <w:szCs w:val="18"/>
              </w:rPr>
            </w:pPr>
            <w:r w:rsidRPr="009B0EA5">
              <w:rPr>
                <w:sz w:val="18"/>
                <w:szCs w:val="18"/>
              </w:rPr>
              <w:t xml:space="preserve">Document unsubscribe process </w:t>
            </w:r>
          </w:p>
        </w:tc>
        <w:tc>
          <w:tcPr>
            <w:tcW w:w="1606" w:type="dxa"/>
            <w:shd w:val="clear" w:color="auto" w:fill="F5E4FD" w:themeFill="accent5" w:themeFillTint="33"/>
          </w:tcPr>
          <w:p w14:paraId="58174E5C" w14:textId="77777777" w:rsidR="00285192" w:rsidRPr="009B0EA5" w:rsidRDefault="00285192" w:rsidP="009B0EA5">
            <w:pPr>
              <w:jc w:val="left"/>
              <w:rPr>
                <w:sz w:val="18"/>
                <w:szCs w:val="18"/>
              </w:rPr>
            </w:pPr>
            <w:r w:rsidRPr="009B0EA5">
              <w:rPr>
                <w:sz w:val="18"/>
                <w:szCs w:val="18"/>
              </w:rPr>
              <w:t>Draft Privacy agreement</w:t>
            </w:r>
          </w:p>
        </w:tc>
        <w:tc>
          <w:tcPr>
            <w:tcW w:w="1605" w:type="dxa"/>
            <w:shd w:val="clear" w:color="auto" w:fill="F5E4FD" w:themeFill="accent5" w:themeFillTint="33"/>
          </w:tcPr>
          <w:p w14:paraId="11261570" w14:textId="77777777" w:rsidR="00285192" w:rsidRPr="009B0EA5" w:rsidRDefault="00285192" w:rsidP="009B0EA5">
            <w:pPr>
              <w:jc w:val="left"/>
              <w:rPr>
                <w:sz w:val="18"/>
                <w:szCs w:val="18"/>
              </w:rPr>
            </w:pPr>
            <w:r w:rsidRPr="009B0EA5">
              <w:rPr>
                <w:sz w:val="18"/>
                <w:szCs w:val="18"/>
              </w:rPr>
              <w:t>Draft Privacy agreement</w:t>
            </w:r>
          </w:p>
        </w:tc>
        <w:tc>
          <w:tcPr>
            <w:tcW w:w="1606" w:type="dxa"/>
            <w:shd w:val="clear" w:color="auto" w:fill="F5E4FD" w:themeFill="accent5" w:themeFillTint="33"/>
          </w:tcPr>
          <w:p w14:paraId="7D112062" w14:textId="5FCE28BF" w:rsidR="00285192" w:rsidRPr="009B0EA5" w:rsidRDefault="00285192" w:rsidP="009B0EA5">
            <w:pPr>
              <w:jc w:val="left"/>
              <w:rPr>
                <w:sz w:val="18"/>
                <w:szCs w:val="18"/>
              </w:rPr>
            </w:pPr>
            <w:r w:rsidRPr="009B0EA5">
              <w:rPr>
                <w:sz w:val="18"/>
                <w:szCs w:val="18"/>
              </w:rPr>
              <w:t xml:space="preserve">Investigate address checker </w:t>
            </w:r>
            <w:r w:rsidR="00FC5C42">
              <w:rPr>
                <w:sz w:val="18"/>
                <w:szCs w:val="18"/>
              </w:rPr>
              <w:t>API</w:t>
            </w:r>
          </w:p>
        </w:tc>
        <w:tc>
          <w:tcPr>
            <w:tcW w:w="1606" w:type="dxa"/>
            <w:shd w:val="clear" w:color="auto" w:fill="F5E4FD" w:themeFill="accent5" w:themeFillTint="33"/>
          </w:tcPr>
          <w:p w14:paraId="1514405F" w14:textId="77777777" w:rsidR="00285192" w:rsidRPr="009B0EA5" w:rsidRDefault="00285192" w:rsidP="009B0EA5">
            <w:pPr>
              <w:jc w:val="left"/>
              <w:rPr>
                <w:sz w:val="18"/>
                <w:szCs w:val="18"/>
              </w:rPr>
            </w:pPr>
            <w:r w:rsidRPr="009B0EA5">
              <w:rPr>
                <w:sz w:val="18"/>
                <w:szCs w:val="18"/>
              </w:rPr>
              <w:t>Continue Coding</w:t>
            </w:r>
          </w:p>
        </w:tc>
      </w:tr>
      <w:tr w:rsidR="009B0EA5" w:rsidRPr="009B0EA5" w14:paraId="3413878D" w14:textId="77777777" w:rsidTr="00AD51F8">
        <w:tc>
          <w:tcPr>
            <w:tcW w:w="988" w:type="dxa"/>
            <w:shd w:val="clear" w:color="auto" w:fill="F5E4FD" w:themeFill="accent5" w:themeFillTint="33"/>
          </w:tcPr>
          <w:p w14:paraId="35BDF603" w14:textId="77777777" w:rsidR="00285192" w:rsidRPr="009B0EA5" w:rsidRDefault="00285192" w:rsidP="00E76026">
            <w:pPr>
              <w:jc w:val="center"/>
              <w:rPr>
                <w:sz w:val="18"/>
                <w:szCs w:val="18"/>
              </w:rPr>
            </w:pPr>
            <w:r w:rsidRPr="009B0EA5">
              <w:rPr>
                <w:sz w:val="18"/>
                <w:szCs w:val="18"/>
              </w:rPr>
              <w:t>Week 18</w:t>
            </w:r>
          </w:p>
        </w:tc>
        <w:tc>
          <w:tcPr>
            <w:tcW w:w="1605" w:type="dxa"/>
            <w:shd w:val="clear" w:color="auto" w:fill="F5E4FD" w:themeFill="accent5" w:themeFillTint="33"/>
          </w:tcPr>
          <w:p w14:paraId="53939ABE"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60A45A11" w14:textId="77777777" w:rsidR="00285192" w:rsidRPr="009B0EA5" w:rsidRDefault="00285192" w:rsidP="009B0EA5">
            <w:pPr>
              <w:jc w:val="left"/>
              <w:rPr>
                <w:sz w:val="18"/>
                <w:szCs w:val="18"/>
              </w:rPr>
            </w:pPr>
            <w:r w:rsidRPr="009B0EA5">
              <w:rPr>
                <w:sz w:val="18"/>
                <w:szCs w:val="18"/>
              </w:rPr>
              <w:t>Draft marketing concepts</w:t>
            </w:r>
          </w:p>
        </w:tc>
        <w:tc>
          <w:tcPr>
            <w:tcW w:w="1605" w:type="dxa"/>
            <w:shd w:val="clear" w:color="auto" w:fill="F5E4FD" w:themeFill="accent5" w:themeFillTint="33"/>
          </w:tcPr>
          <w:p w14:paraId="1C201F5C"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175FD674"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52B2E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7CA3E2F2" w14:textId="77777777" w:rsidTr="00AD51F8">
        <w:tc>
          <w:tcPr>
            <w:tcW w:w="988" w:type="dxa"/>
            <w:shd w:val="clear" w:color="auto" w:fill="F5E4FD" w:themeFill="accent5" w:themeFillTint="33"/>
          </w:tcPr>
          <w:p w14:paraId="6C43F81F" w14:textId="77777777" w:rsidR="00285192" w:rsidRPr="009B0EA5" w:rsidRDefault="00285192" w:rsidP="00E76026">
            <w:pPr>
              <w:jc w:val="center"/>
              <w:rPr>
                <w:sz w:val="18"/>
                <w:szCs w:val="18"/>
              </w:rPr>
            </w:pPr>
            <w:r w:rsidRPr="009B0EA5">
              <w:rPr>
                <w:sz w:val="18"/>
                <w:szCs w:val="18"/>
              </w:rPr>
              <w:t>Week 19</w:t>
            </w:r>
          </w:p>
        </w:tc>
        <w:tc>
          <w:tcPr>
            <w:tcW w:w="1605" w:type="dxa"/>
            <w:shd w:val="clear" w:color="auto" w:fill="F5E4FD" w:themeFill="accent5" w:themeFillTint="33"/>
          </w:tcPr>
          <w:p w14:paraId="0692BD8B"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467E2FC6" w14:textId="77777777" w:rsidR="00285192" w:rsidRPr="009B0EA5" w:rsidRDefault="00285192" w:rsidP="009B0EA5">
            <w:pPr>
              <w:jc w:val="left"/>
              <w:rPr>
                <w:sz w:val="18"/>
                <w:szCs w:val="18"/>
              </w:rPr>
            </w:pPr>
            <w:r w:rsidRPr="009B0EA5">
              <w:rPr>
                <w:sz w:val="18"/>
                <w:szCs w:val="18"/>
              </w:rPr>
              <w:t>Investigate suitable in app ads</w:t>
            </w:r>
          </w:p>
        </w:tc>
        <w:tc>
          <w:tcPr>
            <w:tcW w:w="1605" w:type="dxa"/>
            <w:shd w:val="clear" w:color="auto" w:fill="F5E4FD" w:themeFill="accent5" w:themeFillTint="33"/>
          </w:tcPr>
          <w:p w14:paraId="71FB9432" w14:textId="77777777" w:rsidR="00285192" w:rsidRPr="009B0EA5" w:rsidRDefault="00285192" w:rsidP="009B0EA5">
            <w:pPr>
              <w:jc w:val="left"/>
              <w:rPr>
                <w:sz w:val="18"/>
                <w:szCs w:val="18"/>
              </w:rPr>
            </w:pPr>
            <w:r w:rsidRPr="009B0EA5">
              <w:rPr>
                <w:sz w:val="18"/>
                <w:szCs w:val="18"/>
              </w:rPr>
              <w:t>Investigate suitable in app ads</w:t>
            </w:r>
          </w:p>
        </w:tc>
        <w:tc>
          <w:tcPr>
            <w:tcW w:w="1606" w:type="dxa"/>
            <w:shd w:val="clear" w:color="auto" w:fill="F5E4FD" w:themeFill="accent5" w:themeFillTint="33"/>
          </w:tcPr>
          <w:p w14:paraId="5B713720"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215CB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56E5F9" w14:textId="77777777" w:rsidTr="00AD51F8">
        <w:tc>
          <w:tcPr>
            <w:tcW w:w="988" w:type="dxa"/>
            <w:shd w:val="clear" w:color="auto" w:fill="F5E4FD" w:themeFill="accent5" w:themeFillTint="33"/>
          </w:tcPr>
          <w:p w14:paraId="364662EA" w14:textId="77777777" w:rsidR="00285192" w:rsidRPr="009B0EA5" w:rsidRDefault="00285192" w:rsidP="00E76026">
            <w:pPr>
              <w:jc w:val="center"/>
              <w:rPr>
                <w:sz w:val="18"/>
                <w:szCs w:val="18"/>
              </w:rPr>
            </w:pPr>
            <w:r w:rsidRPr="009B0EA5">
              <w:rPr>
                <w:sz w:val="18"/>
                <w:szCs w:val="18"/>
              </w:rPr>
              <w:t>Week 20</w:t>
            </w:r>
          </w:p>
        </w:tc>
        <w:tc>
          <w:tcPr>
            <w:tcW w:w="1605" w:type="dxa"/>
            <w:shd w:val="clear" w:color="auto" w:fill="F5E4FD" w:themeFill="accent5" w:themeFillTint="33"/>
          </w:tcPr>
          <w:p w14:paraId="454D6E5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468FF14D" w14:textId="77777777" w:rsidR="00285192" w:rsidRPr="009B0EA5" w:rsidRDefault="00285192" w:rsidP="009B0EA5">
            <w:pPr>
              <w:jc w:val="left"/>
              <w:rPr>
                <w:sz w:val="18"/>
                <w:szCs w:val="18"/>
              </w:rPr>
            </w:pPr>
            <w:r w:rsidRPr="009B0EA5">
              <w:rPr>
                <w:sz w:val="18"/>
                <w:szCs w:val="18"/>
              </w:rPr>
              <w:t>Test and document Alpha app and back end</w:t>
            </w:r>
          </w:p>
        </w:tc>
        <w:tc>
          <w:tcPr>
            <w:tcW w:w="1605" w:type="dxa"/>
            <w:shd w:val="clear" w:color="auto" w:fill="F5E4FD" w:themeFill="accent5" w:themeFillTint="33"/>
          </w:tcPr>
          <w:p w14:paraId="1B28F90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DE75F03"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034B02A" w14:textId="77777777" w:rsidR="00285192" w:rsidRPr="009B0EA5" w:rsidRDefault="00285192" w:rsidP="009B0EA5">
            <w:pPr>
              <w:jc w:val="left"/>
              <w:rPr>
                <w:sz w:val="18"/>
                <w:szCs w:val="18"/>
              </w:rPr>
            </w:pPr>
            <w:r w:rsidRPr="009B0EA5">
              <w:rPr>
                <w:sz w:val="18"/>
                <w:szCs w:val="18"/>
              </w:rPr>
              <w:t>Deliver Alpha app and backend</w:t>
            </w:r>
          </w:p>
        </w:tc>
      </w:tr>
      <w:tr w:rsidR="009B0EA5" w:rsidRPr="009B0EA5" w14:paraId="2AED66AC" w14:textId="77777777" w:rsidTr="00AD51F8">
        <w:tc>
          <w:tcPr>
            <w:tcW w:w="988" w:type="dxa"/>
            <w:shd w:val="clear" w:color="auto" w:fill="F5E4FD" w:themeFill="accent5" w:themeFillTint="33"/>
          </w:tcPr>
          <w:p w14:paraId="20C1231B" w14:textId="77777777" w:rsidR="00285192" w:rsidRPr="009B0EA5" w:rsidRDefault="00285192" w:rsidP="00E76026">
            <w:pPr>
              <w:jc w:val="center"/>
              <w:rPr>
                <w:sz w:val="18"/>
                <w:szCs w:val="18"/>
              </w:rPr>
            </w:pPr>
            <w:r w:rsidRPr="009B0EA5">
              <w:rPr>
                <w:sz w:val="18"/>
                <w:szCs w:val="18"/>
              </w:rPr>
              <w:t>Week 21</w:t>
            </w:r>
          </w:p>
        </w:tc>
        <w:tc>
          <w:tcPr>
            <w:tcW w:w="1605" w:type="dxa"/>
            <w:shd w:val="clear" w:color="auto" w:fill="F5E4FD" w:themeFill="accent5" w:themeFillTint="33"/>
          </w:tcPr>
          <w:p w14:paraId="2C6C73A7"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579D8BF8" w14:textId="77777777" w:rsidR="00285192" w:rsidRPr="009B0EA5" w:rsidRDefault="00285192" w:rsidP="009B0EA5">
            <w:pPr>
              <w:jc w:val="left"/>
              <w:rPr>
                <w:sz w:val="18"/>
                <w:szCs w:val="18"/>
              </w:rPr>
            </w:pPr>
            <w:r w:rsidRPr="009B0EA5">
              <w:rPr>
                <w:sz w:val="18"/>
                <w:szCs w:val="18"/>
              </w:rPr>
              <w:t>Review all aspects of app and back end</w:t>
            </w:r>
          </w:p>
        </w:tc>
        <w:tc>
          <w:tcPr>
            <w:tcW w:w="1605" w:type="dxa"/>
            <w:shd w:val="clear" w:color="auto" w:fill="F5E4FD" w:themeFill="accent5" w:themeFillTint="33"/>
          </w:tcPr>
          <w:p w14:paraId="520F976D"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3B31092A"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63395E8E" w14:textId="6A27EA33" w:rsidR="00285192" w:rsidRPr="009B0EA5" w:rsidRDefault="00285192" w:rsidP="009B0EA5">
            <w:pPr>
              <w:jc w:val="left"/>
              <w:rPr>
                <w:sz w:val="18"/>
                <w:szCs w:val="18"/>
              </w:rPr>
            </w:pPr>
            <w:r w:rsidRPr="009B0EA5">
              <w:rPr>
                <w:sz w:val="18"/>
                <w:szCs w:val="18"/>
              </w:rPr>
              <w:t xml:space="preserve">Plant Library </w:t>
            </w:r>
            <w:r w:rsidR="00FC5C42">
              <w:rPr>
                <w:sz w:val="18"/>
                <w:szCs w:val="18"/>
              </w:rPr>
              <w:t>API</w:t>
            </w:r>
          </w:p>
        </w:tc>
      </w:tr>
      <w:tr w:rsidR="009B0EA5" w:rsidRPr="009B0EA5" w14:paraId="15BC0806" w14:textId="77777777" w:rsidTr="00AD51F8">
        <w:tc>
          <w:tcPr>
            <w:tcW w:w="988" w:type="dxa"/>
            <w:shd w:val="clear" w:color="auto" w:fill="F5E4FD" w:themeFill="accent5" w:themeFillTint="33"/>
          </w:tcPr>
          <w:p w14:paraId="70889C57" w14:textId="77777777" w:rsidR="00285192" w:rsidRPr="009B0EA5" w:rsidRDefault="00285192" w:rsidP="00E76026">
            <w:pPr>
              <w:jc w:val="center"/>
              <w:rPr>
                <w:sz w:val="18"/>
                <w:szCs w:val="18"/>
              </w:rPr>
            </w:pPr>
            <w:r w:rsidRPr="009B0EA5">
              <w:rPr>
                <w:sz w:val="18"/>
                <w:szCs w:val="18"/>
              </w:rPr>
              <w:t>Week 22</w:t>
            </w:r>
          </w:p>
        </w:tc>
        <w:tc>
          <w:tcPr>
            <w:tcW w:w="1605" w:type="dxa"/>
            <w:shd w:val="clear" w:color="auto" w:fill="F5E4FD" w:themeFill="accent5" w:themeFillTint="33"/>
          </w:tcPr>
          <w:p w14:paraId="43E296DD"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66C26D6E" w14:textId="77777777" w:rsidR="00285192" w:rsidRPr="009B0EA5" w:rsidRDefault="00285192" w:rsidP="009B0EA5">
            <w:pPr>
              <w:jc w:val="left"/>
              <w:rPr>
                <w:sz w:val="18"/>
                <w:szCs w:val="18"/>
              </w:rPr>
            </w:pPr>
            <w:r w:rsidRPr="009B0EA5">
              <w:rPr>
                <w:sz w:val="18"/>
                <w:szCs w:val="18"/>
              </w:rPr>
              <w:t>Test app and back end</w:t>
            </w:r>
          </w:p>
        </w:tc>
        <w:tc>
          <w:tcPr>
            <w:tcW w:w="1605" w:type="dxa"/>
            <w:shd w:val="clear" w:color="auto" w:fill="F5E4FD" w:themeFill="accent5" w:themeFillTint="33"/>
          </w:tcPr>
          <w:p w14:paraId="4BED0A4C"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5FB0F0AE"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220E32B5" w14:textId="77777777" w:rsidR="00285192" w:rsidRPr="009B0EA5" w:rsidRDefault="00285192" w:rsidP="009B0EA5">
            <w:pPr>
              <w:jc w:val="left"/>
              <w:rPr>
                <w:sz w:val="18"/>
                <w:szCs w:val="18"/>
              </w:rPr>
            </w:pPr>
            <w:r w:rsidRPr="009B0EA5">
              <w:rPr>
                <w:sz w:val="18"/>
                <w:szCs w:val="18"/>
              </w:rPr>
              <w:t>Make changes to app and back end per feedback.</w:t>
            </w:r>
          </w:p>
        </w:tc>
      </w:tr>
    </w:tbl>
    <w:p w14:paraId="698C7F7B" w14:textId="77777777" w:rsidR="00285192" w:rsidRDefault="00285192" w:rsidP="00285192"/>
    <w:p w14:paraId="49FB4237" w14:textId="4FB066AA" w:rsidR="00E9097A" w:rsidRDefault="00E9097A" w:rsidP="00E9097A">
      <w:pPr>
        <w:pStyle w:val="Heading3"/>
      </w:pPr>
      <w:bookmarkStart w:id="265" w:name="_Toc32680049"/>
      <w:r>
        <w:t>Risks</w:t>
      </w:r>
      <w:bookmarkEnd w:id="265"/>
    </w:p>
    <w:p w14:paraId="0F81184B" w14:textId="3709255D" w:rsidR="001E24D0" w:rsidRDefault="001E24D0" w:rsidP="001E24D0">
      <w:pPr>
        <w:pStyle w:val="ListParagraph"/>
        <w:numPr>
          <w:ilvl w:val="0"/>
          <w:numId w:val="23"/>
        </w:numPr>
        <w:rPr>
          <w:rFonts w:eastAsiaTheme="majorEastAsia"/>
        </w:rPr>
      </w:pPr>
      <w:r w:rsidRPr="001E24D0">
        <w:rPr>
          <w:rFonts w:eastAsiaTheme="majorEastAsia"/>
        </w:rPr>
        <w:t>Unwanted App – We run the risk that users don’t actually want an app to look after their plants. Although our team has personal experiences and feel positive that our product will improve peoples (and plants) lives, there is the possibility that the gardening community prefer to garden without technology.</w:t>
      </w:r>
    </w:p>
    <w:p w14:paraId="74EB25F1" w14:textId="77777777" w:rsidR="001E24D0" w:rsidRPr="001E24D0" w:rsidRDefault="001E24D0" w:rsidP="001E24D0">
      <w:pPr>
        <w:pStyle w:val="ListParagraph"/>
        <w:rPr>
          <w:rFonts w:eastAsiaTheme="majorEastAsia"/>
        </w:rPr>
      </w:pPr>
    </w:p>
    <w:p w14:paraId="398DA340" w14:textId="6A8A0FA5" w:rsidR="001E24D0" w:rsidRPr="00FC5C42" w:rsidRDefault="001E24D0" w:rsidP="00FC5C42">
      <w:pPr>
        <w:pStyle w:val="ListParagraph"/>
        <w:numPr>
          <w:ilvl w:val="0"/>
          <w:numId w:val="23"/>
        </w:numPr>
        <w:rPr>
          <w:rFonts w:eastAsiaTheme="majorEastAsia"/>
        </w:rPr>
      </w:pPr>
      <w:r w:rsidRPr="001E24D0">
        <w:rPr>
          <w:rFonts w:eastAsiaTheme="majorEastAsia"/>
        </w:rPr>
        <w:t>The Application Too Popular – Contrary to the above, there is the risk that the product will become too popular. This could cause the team to quickly run out of money, run out of resources, not have enough people working on the project and the possibilities of overloading servers and resources</w:t>
      </w:r>
      <w:r>
        <w:rPr>
          <w:rFonts w:eastAsiaTheme="majorEastAsia"/>
        </w:rPr>
        <w:t>.</w:t>
      </w:r>
    </w:p>
    <w:p w14:paraId="141D0D23" w14:textId="77777777" w:rsidR="001E24D0" w:rsidRPr="001E24D0" w:rsidRDefault="001E24D0" w:rsidP="001E24D0">
      <w:pPr>
        <w:pStyle w:val="ListParagraph"/>
        <w:rPr>
          <w:rFonts w:eastAsiaTheme="majorEastAsia"/>
        </w:rPr>
      </w:pPr>
    </w:p>
    <w:p w14:paraId="6693D017" w14:textId="6B9DFFA8" w:rsidR="001E24D0" w:rsidRDefault="001E24D0" w:rsidP="001E24D0">
      <w:pPr>
        <w:pStyle w:val="ListParagraph"/>
        <w:numPr>
          <w:ilvl w:val="0"/>
          <w:numId w:val="23"/>
        </w:numPr>
        <w:rPr>
          <w:rFonts w:eastAsiaTheme="majorEastAsia"/>
        </w:rPr>
      </w:pPr>
      <w:r w:rsidRPr="001E24D0">
        <w:rPr>
          <w:rFonts w:eastAsiaTheme="majorEastAsia"/>
        </w:rPr>
        <w:t>Denied Hosting – There is a major risk that App Store or Google Play may not want to host our application. Users would be very wary to download and use an app that has not been vetted by these hosts as being secure.</w:t>
      </w:r>
    </w:p>
    <w:p w14:paraId="2765BD94" w14:textId="77777777" w:rsidR="001E24D0" w:rsidRPr="001E24D0" w:rsidRDefault="001E24D0" w:rsidP="001E24D0">
      <w:pPr>
        <w:pStyle w:val="ListParagraph"/>
        <w:rPr>
          <w:rFonts w:eastAsiaTheme="majorEastAsia"/>
        </w:rPr>
      </w:pPr>
    </w:p>
    <w:p w14:paraId="3783054B" w14:textId="3E458D20" w:rsidR="001E24D0" w:rsidRDefault="001E24D0" w:rsidP="00285192">
      <w:pPr>
        <w:pStyle w:val="ListParagraph"/>
        <w:numPr>
          <w:ilvl w:val="0"/>
          <w:numId w:val="23"/>
        </w:numPr>
        <w:rPr>
          <w:rFonts w:eastAsiaTheme="majorEastAsia"/>
        </w:rPr>
      </w:pPr>
      <w:r w:rsidRPr="001E24D0">
        <w:rPr>
          <w:rFonts w:eastAsiaTheme="majorEastAsia"/>
        </w:rPr>
        <w:t xml:space="preserve">Excessive Data – there could be the risk that the application and abundance of users creates too much data. This excessive data such as forums and user groups could also overload the </w:t>
      </w:r>
      <w:r w:rsidR="00285192" w:rsidRPr="001E24D0">
        <w:rPr>
          <w:rFonts w:eastAsiaTheme="majorEastAsia"/>
        </w:rPr>
        <w:t>user’s</w:t>
      </w:r>
      <w:r w:rsidRPr="001E24D0">
        <w:rPr>
          <w:rFonts w:eastAsiaTheme="majorEastAsia"/>
        </w:rPr>
        <w:t xml:space="preserve"> device or data plan causing them to </w:t>
      </w:r>
      <w:r w:rsidR="00285192" w:rsidRPr="001E24D0">
        <w:rPr>
          <w:rFonts w:eastAsiaTheme="majorEastAsia"/>
        </w:rPr>
        <w:t>lose</w:t>
      </w:r>
      <w:r w:rsidRPr="001E24D0">
        <w:rPr>
          <w:rFonts w:eastAsiaTheme="majorEastAsia"/>
        </w:rPr>
        <w:t xml:space="preserve"> interest in the app and uninstall it.</w:t>
      </w:r>
    </w:p>
    <w:p w14:paraId="0D43DDDE" w14:textId="77777777" w:rsidR="00DB287A" w:rsidRPr="00DB287A" w:rsidRDefault="00DB287A" w:rsidP="00DB287A">
      <w:pPr>
        <w:rPr>
          <w:rFonts w:eastAsiaTheme="majorEastAsia"/>
        </w:rPr>
      </w:pPr>
    </w:p>
    <w:p w14:paraId="366D55C2" w14:textId="681D3629" w:rsidR="001E24D0" w:rsidRDefault="001E24D0" w:rsidP="001E24D0">
      <w:pPr>
        <w:pStyle w:val="ListParagraph"/>
        <w:numPr>
          <w:ilvl w:val="0"/>
          <w:numId w:val="23"/>
        </w:numPr>
        <w:rPr>
          <w:rFonts w:eastAsiaTheme="majorEastAsia"/>
        </w:rPr>
      </w:pPr>
      <w:r w:rsidRPr="001E24D0">
        <w:rPr>
          <w:rFonts w:eastAsiaTheme="majorEastAsia"/>
        </w:rPr>
        <w:t xml:space="preserve">Wrong Development Partner – </w:t>
      </w:r>
      <w:r w:rsidR="00285192">
        <w:rPr>
          <w:rFonts w:eastAsiaTheme="majorEastAsia"/>
        </w:rPr>
        <w:t>W</w:t>
      </w:r>
      <w:r w:rsidRPr="001E24D0">
        <w:rPr>
          <w:rFonts w:eastAsiaTheme="majorEastAsia"/>
        </w:rPr>
        <w:t>e have chosen AWS to be our hosting service</w:t>
      </w:r>
      <w:r w:rsidR="00285192">
        <w:rPr>
          <w:rFonts w:eastAsiaTheme="majorEastAsia"/>
        </w:rPr>
        <w:t xml:space="preserve"> for the gardenMates product</w:t>
      </w:r>
      <w:r w:rsidRPr="001E24D0">
        <w:rPr>
          <w:rFonts w:eastAsiaTheme="majorEastAsia"/>
        </w:rPr>
        <w:t xml:space="preserve">, </w:t>
      </w:r>
      <w:r w:rsidR="00285192">
        <w:rPr>
          <w:rFonts w:eastAsiaTheme="majorEastAsia"/>
        </w:rPr>
        <w:t>based on research and support in target market countries. T</w:t>
      </w:r>
      <w:r w:rsidRPr="001E24D0">
        <w:rPr>
          <w:rFonts w:eastAsiaTheme="majorEastAsia"/>
        </w:rPr>
        <w:t xml:space="preserve">he </w:t>
      </w:r>
      <w:r w:rsidR="00285192" w:rsidRPr="001E24D0">
        <w:rPr>
          <w:rFonts w:eastAsiaTheme="majorEastAsia"/>
        </w:rPr>
        <w:t>team’s</w:t>
      </w:r>
      <w:r w:rsidRPr="001E24D0">
        <w:rPr>
          <w:rFonts w:eastAsiaTheme="majorEastAsia"/>
        </w:rPr>
        <w:t xml:space="preserve"> unfamiliarity with using this </w:t>
      </w:r>
      <w:r w:rsidR="00285192">
        <w:rPr>
          <w:rFonts w:eastAsiaTheme="majorEastAsia"/>
        </w:rPr>
        <w:t xml:space="preserve">or other cloud based hosting services in a commercial sense may lead to </w:t>
      </w:r>
      <w:r w:rsidRPr="001E24D0">
        <w:rPr>
          <w:rFonts w:eastAsiaTheme="majorEastAsia"/>
        </w:rPr>
        <w:t>misunderstanding</w:t>
      </w:r>
      <w:r w:rsidR="00285192">
        <w:rPr>
          <w:rFonts w:eastAsiaTheme="majorEastAsia"/>
        </w:rPr>
        <w:t xml:space="preserve"> all aspects of the service offering, resulting in </w:t>
      </w:r>
      <w:r w:rsidRPr="001E24D0">
        <w:rPr>
          <w:rFonts w:eastAsiaTheme="majorEastAsia"/>
        </w:rPr>
        <w:t>subscrib</w:t>
      </w:r>
      <w:r w:rsidR="00285192">
        <w:rPr>
          <w:rFonts w:eastAsiaTheme="majorEastAsia"/>
        </w:rPr>
        <w:t xml:space="preserve">ing </w:t>
      </w:r>
      <w:r w:rsidRPr="001E24D0">
        <w:rPr>
          <w:rFonts w:eastAsiaTheme="majorEastAsia"/>
        </w:rPr>
        <w:t xml:space="preserve">to </w:t>
      </w:r>
      <w:r w:rsidR="00285192">
        <w:rPr>
          <w:rFonts w:eastAsiaTheme="majorEastAsia"/>
        </w:rPr>
        <w:t>an</w:t>
      </w:r>
      <w:r w:rsidRPr="001E24D0">
        <w:rPr>
          <w:rFonts w:eastAsiaTheme="majorEastAsia"/>
        </w:rPr>
        <w:t xml:space="preserve"> </w:t>
      </w:r>
      <w:r w:rsidR="00285192">
        <w:rPr>
          <w:rFonts w:eastAsiaTheme="majorEastAsia"/>
        </w:rPr>
        <w:t>in</w:t>
      </w:r>
      <w:r w:rsidRPr="001E24D0">
        <w:rPr>
          <w:rFonts w:eastAsiaTheme="majorEastAsia"/>
        </w:rPr>
        <w:t>correct solution. AWS for example might provide enough resources on the interim, but other hosting such as Azure may in fact offer a better solution.</w:t>
      </w:r>
    </w:p>
    <w:p w14:paraId="298EB689" w14:textId="77777777" w:rsidR="001E24D0" w:rsidRPr="001E24D0" w:rsidRDefault="001E24D0" w:rsidP="001E24D0">
      <w:pPr>
        <w:pStyle w:val="ListParagraph"/>
        <w:rPr>
          <w:rFonts w:eastAsiaTheme="majorEastAsia"/>
        </w:rPr>
      </w:pPr>
    </w:p>
    <w:p w14:paraId="1B7FCAFF" w14:textId="3E20B471" w:rsidR="001E24D0" w:rsidRDefault="001E24D0" w:rsidP="001E24D0">
      <w:pPr>
        <w:pStyle w:val="ListParagraph"/>
        <w:numPr>
          <w:ilvl w:val="0"/>
          <w:numId w:val="23"/>
        </w:numPr>
        <w:rPr>
          <w:rFonts w:eastAsiaTheme="majorEastAsia"/>
        </w:rPr>
      </w:pPr>
      <w:r w:rsidRPr="001E24D0">
        <w:rPr>
          <w:rFonts w:eastAsiaTheme="majorEastAsia"/>
        </w:rPr>
        <w:lastRenderedPageBreak/>
        <w:t xml:space="preserve">Security Breaches – There could be issues such as cross site forgery, insecure communications and insecure storage flaws. The risk of assuming native apps are inherently secure could cause us to overlook correct security measures. Hardware from China </w:t>
      </w:r>
      <w:r w:rsidR="00285192">
        <w:rPr>
          <w:rFonts w:eastAsiaTheme="majorEastAsia"/>
        </w:rPr>
        <w:t>may be perceived in some markets as a potential</w:t>
      </w:r>
      <w:r w:rsidRPr="001E24D0">
        <w:rPr>
          <w:rFonts w:eastAsiaTheme="majorEastAsia"/>
        </w:rPr>
        <w:t xml:space="preserve"> security risk.</w:t>
      </w:r>
    </w:p>
    <w:p w14:paraId="3265D1B9" w14:textId="77777777" w:rsidR="001E24D0" w:rsidRPr="00B9435C" w:rsidRDefault="001E24D0" w:rsidP="00B9435C">
      <w:pPr>
        <w:rPr>
          <w:rFonts w:eastAsiaTheme="majorEastAsia"/>
        </w:rPr>
      </w:pPr>
    </w:p>
    <w:p w14:paraId="109B521C" w14:textId="600EEA61" w:rsidR="001E24D0" w:rsidRDefault="001E24D0" w:rsidP="001E24D0">
      <w:pPr>
        <w:pStyle w:val="ListParagraph"/>
        <w:numPr>
          <w:ilvl w:val="0"/>
          <w:numId w:val="23"/>
        </w:numPr>
        <w:rPr>
          <w:rFonts w:eastAsiaTheme="majorEastAsia"/>
        </w:rPr>
      </w:pPr>
      <w:r w:rsidRPr="001E24D0">
        <w:rPr>
          <w:rFonts w:eastAsiaTheme="majorEastAsia"/>
        </w:rPr>
        <w:t xml:space="preserve">Supply – </w:t>
      </w:r>
      <w:r w:rsidR="00B9435C">
        <w:rPr>
          <w:rFonts w:eastAsiaTheme="majorEastAsia"/>
        </w:rPr>
        <w:t>O</w:t>
      </w:r>
      <w:r w:rsidRPr="001E24D0">
        <w:rPr>
          <w:rFonts w:eastAsiaTheme="majorEastAsia"/>
        </w:rPr>
        <w:t xml:space="preserve">ur </w:t>
      </w:r>
      <w:r w:rsidR="00B9435C">
        <w:rPr>
          <w:rFonts w:eastAsiaTheme="majorEastAsia"/>
        </w:rPr>
        <w:t xml:space="preserve">chosen commercially available </w:t>
      </w:r>
      <w:r w:rsidRPr="001E24D0">
        <w:rPr>
          <w:rFonts w:eastAsiaTheme="majorEastAsia"/>
        </w:rPr>
        <w:t xml:space="preserve">sensor </w:t>
      </w:r>
      <w:r w:rsidR="00B9435C">
        <w:rPr>
          <w:rFonts w:eastAsiaTheme="majorEastAsia"/>
        </w:rPr>
        <w:t xml:space="preserve">is </w:t>
      </w:r>
      <w:r w:rsidRPr="001E24D0">
        <w:rPr>
          <w:rFonts w:eastAsiaTheme="majorEastAsia"/>
        </w:rPr>
        <w:t xml:space="preserve"> produced in China</w:t>
      </w:r>
      <w:r w:rsidR="00B9435C">
        <w:rPr>
          <w:rFonts w:eastAsiaTheme="majorEastAsia"/>
        </w:rPr>
        <w:t xml:space="preserve"> and any of the following would seriously impact our ability to supply product.</w:t>
      </w:r>
      <w:r w:rsidRPr="001E24D0">
        <w:rPr>
          <w:rFonts w:eastAsiaTheme="majorEastAsia"/>
        </w:rPr>
        <w:t xml:space="preserve"> </w:t>
      </w:r>
      <w:r w:rsidR="00B9435C">
        <w:rPr>
          <w:rFonts w:eastAsiaTheme="majorEastAsia"/>
        </w:rPr>
        <w:t>A</w:t>
      </w:r>
      <w:r w:rsidRPr="001E24D0">
        <w:rPr>
          <w:rFonts w:eastAsiaTheme="majorEastAsia"/>
        </w:rPr>
        <w:t xml:space="preserve"> trade war, shipping embargo, or </w:t>
      </w:r>
      <w:r w:rsidR="00B9435C">
        <w:rPr>
          <w:rFonts w:eastAsiaTheme="majorEastAsia"/>
        </w:rPr>
        <w:t xml:space="preserve">a situation of </w:t>
      </w:r>
      <w:r w:rsidRPr="001E24D0">
        <w:rPr>
          <w:rFonts w:eastAsiaTheme="majorEastAsia"/>
        </w:rPr>
        <w:t xml:space="preserve">manufacturing being closed down because of a pandemic such as Novel </w:t>
      </w:r>
      <w:proofErr w:type="spellStart"/>
      <w:r w:rsidRPr="001E24D0">
        <w:rPr>
          <w:rFonts w:eastAsiaTheme="majorEastAsia"/>
        </w:rPr>
        <w:t>Caronvirus</w:t>
      </w:r>
      <w:proofErr w:type="spellEnd"/>
      <w:r w:rsidRPr="001E24D0">
        <w:rPr>
          <w:rFonts w:eastAsiaTheme="majorEastAsia"/>
        </w:rPr>
        <w:t>.</w:t>
      </w:r>
    </w:p>
    <w:p w14:paraId="4EAF0B0D" w14:textId="77777777" w:rsidR="001E24D0" w:rsidRPr="001E24D0" w:rsidRDefault="001E24D0" w:rsidP="001E24D0">
      <w:pPr>
        <w:pStyle w:val="ListParagraph"/>
        <w:rPr>
          <w:rFonts w:eastAsiaTheme="majorEastAsia"/>
        </w:rPr>
      </w:pPr>
    </w:p>
    <w:p w14:paraId="31A9BBDD" w14:textId="34178EE6" w:rsidR="001E24D0" w:rsidRDefault="001E24D0" w:rsidP="001E24D0">
      <w:pPr>
        <w:pStyle w:val="ListParagraph"/>
        <w:numPr>
          <w:ilvl w:val="0"/>
          <w:numId w:val="23"/>
        </w:numPr>
        <w:rPr>
          <w:rFonts w:eastAsiaTheme="majorEastAsia"/>
        </w:rPr>
      </w:pPr>
      <w:r w:rsidRPr="001E24D0">
        <w:rPr>
          <w:rFonts w:eastAsiaTheme="majorEastAsia"/>
        </w:rPr>
        <w:t>Investing in Wrong Platform – Similar to developers that spent a lot of money and resources developing apps for Blackberry, there is the risk that a newer or more popular platform take</w:t>
      </w:r>
      <w:r w:rsidR="00B9435C">
        <w:rPr>
          <w:rFonts w:eastAsiaTheme="majorEastAsia"/>
        </w:rPr>
        <w:t>s</w:t>
      </w:r>
      <w:r w:rsidRPr="001E24D0">
        <w:rPr>
          <w:rFonts w:eastAsiaTheme="majorEastAsia"/>
        </w:rPr>
        <w:t xml:space="preserve"> the place of where we have invested.</w:t>
      </w:r>
    </w:p>
    <w:p w14:paraId="57F4B505" w14:textId="77777777" w:rsidR="001E24D0" w:rsidRPr="001E24D0" w:rsidRDefault="001E24D0" w:rsidP="001E24D0">
      <w:pPr>
        <w:pStyle w:val="ListParagraph"/>
        <w:rPr>
          <w:rFonts w:eastAsiaTheme="majorEastAsia"/>
        </w:rPr>
      </w:pPr>
    </w:p>
    <w:p w14:paraId="5798CFE5" w14:textId="4306DAED" w:rsidR="001E24D0" w:rsidRDefault="001E24D0" w:rsidP="001E24D0">
      <w:pPr>
        <w:pStyle w:val="ListParagraph"/>
        <w:numPr>
          <w:ilvl w:val="0"/>
          <w:numId w:val="23"/>
        </w:numPr>
        <w:rPr>
          <w:rFonts w:eastAsiaTheme="majorEastAsia"/>
        </w:rPr>
      </w:pPr>
      <w:r w:rsidRPr="001E24D0">
        <w:rPr>
          <w:rFonts w:eastAsiaTheme="majorEastAsia"/>
        </w:rPr>
        <w:t>Timing Risks – Shifting trends and newer technology could cause our product to be obsolete. A newer all in one product at a cheaper price with free delivery could become available prior to our product launch. A plant disease could quickly spread across the country and consumers may not want to buy plants or gardening products. Launching the product just after a major frost or hailstorm could cause users to question the positives of our product.</w:t>
      </w:r>
    </w:p>
    <w:p w14:paraId="790998ED" w14:textId="77777777" w:rsidR="001E24D0" w:rsidRPr="001E24D0" w:rsidRDefault="001E24D0" w:rsidP="001E24D0">
      <w:pPr>
        <w:pStyle w:val="ListParagraph"/>
        <w:rPr>
          <w:rFonts w:eastAsiaTheme="majorEastAsia"/>
        </w:rPr>
      </w:pPr>
    </w:p>
    <w:p w14:paraId="32AC6358" w14:textId="3BCB9DD4" w:rsidR="001E24D0" w:rsidRDefault="001E24D0" w:rsidP="001E24D0">
      <w:pPr>
        <w:pStyle w:val="ListParagraph"/>
        <w:numPr>
          <w:ilvl w:val="0"/>
          <w:numId w:val="23"/>
        </w:numPr>
        <w:rPr>
          <w:rFonts w:eastAsiaTheme="majorEastAsia"/>
        </w:rPr>
      </w:pPr>
      <w:r w:rsidRPr="001E24D0">
        <w:rPr>
          <w:rFonts w:eastAsiaTheme="majorEastAsia"/>
        </w:rPr>
        <w:t>Marketing Risks – Selling our product too cheap could cause consumers to think that it is inferior and selling too expensive could cause consumers to question the purchase of our product.</w:t>
      </w:r>
    </w:p>
    <w:p w14:paraId="0D729101" w14:textId="77777777" w:rsidR="00AD51F8" w:rsidRPr="00AD51F8" w:rsidRDefault="00AD51F8" w:rsidP="00AD51F8">
      <w:pPr>
        <w:rPr>
          <w:rFonts w:eastAsiaTheme="majorEastAsia"/>
        </w:rPr>
      </w:pPr>
    </w:p>
    <w:p w14:paraId="07206AE6" w14:textId="02F97615" w:rsidR="001E24D0" w:rsidRDefault="001E24D0" w:rsidP="001E24D0">
      <w:pPr>
        <w:pStyle w:val="ListParagraph"/>
        <w:numPr>
          <w:ilvl w:val="0"/>
          <w:numId w:val="23"/>
        </w:numPr>
        <w:rPr>
          <w:rFonts w:eastAsiaTheme="majorEastAsia"/>
        </w:rPr>
      </w:pPr>
      <w:r w:rsidRPr="001E24D0">
        <w:rPr>
          <w:rFonts w:eastAsiaTheme="majorEastAsia"/>
        </w:rPr>
        <w:t>Market Trends – There could be a brand new hobby, game or product to take the world by storm. Example: The Rubik’s Cube, Planking, Hover Boards to name a few. Consumers could possibl</w:t>
      </w:r>
      <w:r w:rsidR="00B9435C">
        <w:rPr>
          <w:rFonts w:eastAsiaTheme="majorEastAsia"/>
        </w:rPr>
        <w:t>y</w:t>
      </w:r>
      <w:r w:rsidRPr="001E24D0">
        <w:rPr>
          <w:rFonts w:eastAsiaTheme="majorEastAsia"/>
        </w:rPr>
        <w:t xml:space="preserve"> be swung by these trends and have a declined interest in gardening or our product.</w:t>
      </w:r>
    </w:p>
    <w:p w14:paraId="7C0BC642" w14:textId="77777777" w:rsidR="001E24D0" w:rsidRPr="001E24D0" w:rsidRDefault="001E24D0" w:rsidP="001E24D0">
      <w:pPr>
        <w:pStyle w:val="ListParagraph"/>
        <w:rPr>
          <w:rFonts w:eastAsiaTheme="majorEastAsia"/>
        </w:rPr>
      </w:pPr>
    </w:p>
    <w:p w14:paraId="01B1A05F" w14:textId="6AC1D94B" w:rsidR="001E24D0" w:rsidRDefault="001E24D0" w:rsidP="001E24D0">
      <w:pPr>
        <w:pStyle w:val="ListParagraph"/>
        <w:numPr>
          <w:ilvl w:val="0"/>
          <w:numId w:val="23"/>
        </w:numPr>
        <w:rPr>
          <w:rFonts w:eastAsiaTheme="majorEastAsia"/>
        </w:rPr>
      </w:pPr>
      <w:r w:rsidRPr="001E24D0">
        <w:rPr>
          <w:rFonts w:eastAsiaTheme="majorEastAsia"/>
        </w:rPr>
        <w:t>Brand Risk – Our product “GardenMates” could possibly not be accepted by the gardening community. Where our team feels that the word “mates” is friendly and colonial Australian, our target consumer may feel the term is not appropriate for a product that they would buy or have in their home.</w:t>
      </w:r>
    </w:p>
    <w:p w14:paraId="29BA1440" w14:textId="77777777" w:rsidR="001E24D0" w:rsidRPr="001E24D0" w:rsidRDefault="001E24D0" w:rsidP="001E24D0">
      <w:pPr>
        <w:pStyle w:val="ListParagraph"/>
        <w:rPr>
          <w:rFonts w:eastAsiaTheme="majorEastAsia"/>
        </w:rPr>
      </w:pPr>
    </w:p>
    <w:p w14:paraId="16621370" w14:textId="4C416C97" w:rsidR="001E24D0" w:rsidRDefault="001E24D0" w:rsidP="001E24D0">
      <w:pPr>
        <w:pStyle w:val="ListParagraph"/>
        <w:numPr>
          <w:ilvl w:val="0"/>
          <w:numId w:val="23"/>
        </w:numPr>
        <w:rPr>
          <w:rFonts w:eastAsiaTheme="majorEastAsia"/>
        </w:rPr>
      </w:pPr>
      <w:r w:rsidRPr="001E24D0">
        <w:rPr>
          <w:rFonts w:eastAsiaTheme="majorEastAsia"/>
        </w:rPr>
        <w:t xml:space="preserve">Reputation – A bad review on App Store or Google Play could seriously damage the products reputation and consumer confidence. There is also the risk that a competitor </w:t>
      </w:r>
      <w:r w:rsidR="00285192">
        <w:rPr>
          <w:rFonts w:eastAsiaTheme="majorEastAsia"/>
        </w:rPr>
        <w:t>could</w:t>
      </w:r>
      <w:r w:rsidRPr="001E24D0">
        <w:rPr>
          <w:rFonts w:eastAsiaTheme="majorEastAsia"/>
        </w:rPr>
        <w:t xml:space="preserve"> give multiple false comments and ratings.</w:t>
      </w:r>
    </w:p>
    <w:p w14:paraId="3CE4ABFE" w14:textId="77777777" w:rsidR="001E24D0" w:rsidRPr="001E24D0" w:rsidRDefault="001E24D0" w:rsidP="001E24D0">
      <w:pPr>
        <w:pStyle w:val="ListParagraph"/>
        <w:rPr>
          <w:rFonts w:eastAsiaTheme="majorEastAsia"/>
        </w:rPr>
      </w:pPr>
    </w:p>
    <w:p w14:paraId="1ADC97D3" w14:textId="3C05CE13" w:rsidR="00E9097A" w:rsidRDefault="001E24D0" w:rsidP="00E9097A">
      <w:pPr>
        <w:pStyle w:val="ListParagraph"/>
        <w:numPr>
          <w:ilvl w:val="0"/>
          <w:numId w:val="23"/>
        </w:numPr>
        <w:rPr>
          <w:rFonts w:eastAsiaTheme="majorEastAsia"/>
        </w:rPr>
      </w:pPr>
      <w:r w:rsidRPr="001E24D0">
        <w:rPr>
          <w:rFonts w:eastAsiaTheme="majorEastAsia"/>
        </w:rPr>
        <w:t>Appealing Design – Users may in fact not like our icons and the flow of the application. They might not understand the help and support pages or not like the language. The colo</w:t>
      </w:r>
      <w:r>
        <w:rPr>
          <w:rFonts w:eastAsiaTheme="majorEastAsia"/>
        </w:rPr>
        <w:t>u</w:t>
      </w:r>
      <w:r w:rsidRPr="001E24D0">
        <w:rPr>
          <w:rFonts w:eastAsiaTheme="majorEastAsia"/>
        </w:rPr>
        <w:t>r scheme albeit might appeal to our team, could in fact be a negative for us as users may find certain colo</w:t>
      </w:r>
      <w:r>
        <w:rPr>
          <w:rFonts w:eastAsiaTheme="majorEastAsia"/>
        </w:rPr>
        <w:t>u</w:t>
      </w:r>
      <w:r w:rsidRPr="001E24D0">
        <w:rPr>
          <w:rFonts w:eastAsiaTheme="majorEastAsia"/>
        </w:rPr>
        <w:t>r schemes more appealing.</w:t>
      </w:r>
    </w:p>
    <w:p w14:paraId="5EFC3D8F" w14:textId="77777777" w:rsidR="00C2445F" w:rsidRPr="00C2445F" w:rsidRDefault="00C2445F" w:rsidP="00C2445F">
      <w:pPr>
        <w:pStyle w:val="ListParagraph"/>
        <w:rPr>
          <w:rFonts w:eastAsiaTheme="majorEastAsia"/>
        </w:rPr>
      </w:pPr>
    </w:p>
    <w:p w14:paraId="45BF8273" w14:textId="77777777" w:rsidR="00C2445F" w:rsidRPr="00B95312" w:rsidRDefault="00C2445F" w:rsidP="00C2445F">
      <w:pPr>
        <w:pStyle w:val="ListParagraph"/>
        <w:rPr>
          <w:rFonts w:eastAsiaTheme="majorEastAsia"/>
        </w:rPr>
      </w:pPr>
    </w:p>
    <w:p w14:paraId="2C69611D" w14:textId="31058BE4" w:rsidR="00E9097A" w:rsidRDefault="00E9097A" w:rsidP="00E9097A">
      <w:pPr>
        <w:pStyle w:val="Heading3"/>
      </w:pPr>
      <w:bookmarkStart w:id="266" w:name="_Toc32680050"/>
      <w:r>
        <w:lastRenderedPageBreak/>
        <w:t>Group Process and Communication</w:t>
      </w:r>
      <w:bookmarkEnd w:id="266"/>
    </w:p>
    <w:p w14:paraId="10B19484" w14:textId="2585D478" w:rsidR="002F0211" w:rsidRDefault="002F0211" w:rsidP="002F0211">
      <w:pPr>
        <w:rPr>
          <w:rFonts w:eastAsiaTheme="majorEastAsia"/>
          <w:lang w:eastAsia="en-US"/>
        </w:rPr>
      </w:pPr>
      <w:ins w:id="267" w:author="Brian Dean" w:date="2020-02-09T18:09:00Z">
        <w:r>
          <w:rPr>
            <w:rFonts w:eastAsiaTheme="majorEastAsia"/>
            <w:lang w:eastAsia="en-US"/>
          </w:rPr>
          <w:t>W</w:t>
        </w:r>
        <w:r w:rsidRPr="002F0211">
          <w:rPr>
            <w:rFonts w:eastAsiaTheme="majorEastAsia"/>
            <w:lang w:eastAsia="en-US"/>
          </w:rPr>
          <w:t>e have found that communications have been as per previous assignment, very smooth and productive. The tools we used mostly were Microsoft Teams and Zoom Cloud Meeting. Our team members would poll for a time that was suitable for everyone and fortunately we would all be able to come together once per week.</w:t>
        </w:r>
      </w:ins>
    </w:p>
    <w:p w14:paraId="1A34D58A" w14:textId="77777777" w:rsidR="00AD51F8" w:rsidRPr="002F0211" w:rsidRDefault="00AD51F8" w:rsidP="002F0211">
      <w:pPr>
        <w:rPr>
          <w:ins w:id="268" w:author="Brian Dean" w:date="2020-02-09T18:09:00Z"/>
          <w:rFonts w:eastAsiaTheme="majorEastAsia"/>
          <w:lang w:eastAsia="en-US"/>
        </w:rPr>
      </w:pPr>
    </w:p>
    <w:p w14:paraId="079B40EE" w14:textId="77F0CFB8" w:rsidR="002F0211" w:rsidRDefault="002F0211" w:rsidP="002F0211">
      <w:pPr>
        <w:rPr>
          <w:rFonts w:eastAsiaTheme="majorEastAsia"/>
          <w:lang w:eastAsia="en-US"/>
        </w:rPr>
      </w:pPr>
      <w:ins w:id="269" w:author="Brian Dean" w:date="2020-02-09T18:09:00Z">
        <w:r w:rsidRPr="002F0211">
          <w:rPr>
            <w:rFonts w:eastAsiaTheme="majorEastAsia"/>
            <w:lang w:eastAsia="en-US"/>
          </w:rPr>
          <w:t xml:space="preserve">This assignment however our communication was slightly different to the last one as previously our assignment was taking place over Christmas and New Year. This assignment however was more demanding on communications for us as the majority of our team members had to return </w:t>
        </w:r>
      </w:ins>
      <w:ins w:id="270" w:author="Brian Dean" w:date="2020-02-10T08:06:00Z">
        <w:r w:rsidR="0078086B">
          <w:rPr>
            <w:rFonts w:eastAsiaTheme="majorEastAsia"/>
            <w:lang w:eastAsia="en-US"/>
          </w:rPr>
          <w:t xml:space="preserve">to </w:t>
        </w:r>
      </w:ins>
      <w:ins w:id="271" w:author="Brian Dean" w:date="2020-02-09T18:09:00Z">
        <w:r w:rsidRPr="002F0211">
          <w:rPr>
            <w:rFonts w:eastAsiaTheme="majorEastAsia"/>
            <w:lang w:eastAsia="en-US"/>
          </w:rPr>
          <w:t>demanding work commitments and some members were dealing with getting children back to school or returning home from holidays.</w:t>
        </w:r>
      </w:ins>
    </w:p>
    <w:p w14:paraId="6C5DB5B6" w14:textId="77777777" w:rsidR="00AD51F8" w:rsidRPr="002F0211" w:rsidRDefault="00AD51F8" w:rsidP="002F0211">
      <w:pPr>
        <w:rPr>
          <w:ins w:id="272" w:author="Brian Dean" w:date="2020-02-09T18:09:00Z"/>
          <w:rFonts w:eastAsiaTheme="majorEastAsia"/>
          <w:lang w:eastAsia="en-US"/>
        </w:rPr>
      </w:pPr>
    </w:p>
    <w:p w14:paraId="6A16AE0B" w14:textId="6210E84C" w:rsidR="002F0211" w:rsidRDefault="002F0211" w:rsidP="002F0211">
      <w:pPr>
        <w:rPr>
          <w:rFonts w:eastAsiaTheme="majorEastAsia"/>
          <w:lang w:eastAsia="en-US"/>
        </w:rPr>
      </w:pPr>
      <w:ins w:id="273" w:author="Brian Dean" w:date="2020-02-09T18:09:00Z">
        <w:r w:rsidRPr="002F0211">
          <w:rPr>
            <w:rFonts w:eastAsiaTheme="majorEastAsia"/>
            <w:lang w:eastAsia="en-US"/>
          </w:rPr>
          <w:t>Most often during our cloud meetings we would close by agreeing on a time for the next meeting. In the beginning once tasks were divided it would we would meet once a week but towards the final three weeks, often enough we would try to meet every three days to check on each other progress or assist each other if there were difficulties.</w:t>
        </w:r>
      </w:ins>
    </w:p>
    <w:p w14:paraId="3DAC9C14" w14:textId="77777777" w:rsidR="00AD51F8" w:rsidRPr="002F0211" w:rsidRDefault="00AD51F8" w:rsidP="002F0211">
      <w:pPr>
        <w:rPr>
          <w:ins w:id="274" w:author="Brian Dean" w:date="2020-02-09T18:09:00Z"/>
          <w:rFonts w:eastAsiaTheme="majorEastAsia"/>
          <w:lang w:eastAsia="en-US"/>
        </w:rPr>
      </w:pPr>
    </w:p>
    <w:p w14:paraId="031FD60F" w14:textId="21EC7765" w:rsidR="002F0211" w:rsidRDefault="002F0211" w:rsidP="002F0211">
      <w:pPr>
        <w:rPr>
          <w:rFonts w:eastAsiaTheme="majorEastAsia"/>
          <w:lang w:eastAsia="en-US"/>
        </w:rPr>
      </w:pPr>
      <w:ins w:id="275" w:author="Brian Dean" w:date="2020-02-09T18:09:00Z">
        <w:r w:rsidRPr="002F0211">
          <w:rPr>
            <w:rFonts w:eastAsiaTheme="majorEastAsia"/>
            <w:lang w:eastAsia="en-US"/>
          </w:rPr>
          <w:t xml:space="preserve">Our team agrees that because this was a new project, ideally to meet in person at a conference table and sketch the plans, our ideas and notes on a whiteboard would </w:t>
        </w:r>
      </w:ins>
      <w:r w:rsidR="00AD51F8">
        <w:rPr>
          <w:rFonts w:eastAsiaTheme="majorEastAsia"/>
          <w:lang w:eastAsia="en-US"/>
        </w:rPr>
        <w:t xml:space="preserve">have </w:t>
      </w:r>
      <w:ins w:id="276" w:author="Brian Dean" w:date="2020-02-09T18:09:00Z">
        <w:r w:rsidRPr="002F0211">
          <w:rPr>
            <w:rFonts w:eastAsiaTheme="majorEastAsia"/>
            <w:lang w:eastAsia="en-US"/>
          </w:rPr>
          <w:t>been the most effective. Communicating via web conferencing once the project is up and running is fine, but the initial in person meeting would unquestionably have gotten us started of much smoother.</w:t>
        </w:r>
      </w:ins>
    </w:p>
    <w:p w14:paraId="07AD2627" w14:textId="77777777" w:rsidR="00AD51F8" w:rsidRPr="002F0211" w:rsidRDefault="00AD51F8" w:rsidP="002F0211">
      <w:pPr>
        <w:rPr>
          <w:ins w:id="277" w:author="Brian Dean" w:date="2020-02-09T18:09:00Z"/>
          <w:rFonts w:eastAsiaTheme="majorEastAsia"/>
          <w:lang w:eastAsia="en-US"/>
        </w:rPr>
      </w:pPr>
    </w:p>
    <w:p w14:paraId="3CD47402" w14:textId="7763ACCD" w:rsidR="00E9097A" w:rsidRDefault="002F0211" w:rsidP="002F0211">
      <w:pPr>
        <w:rPr>
          <w:rFonts w:eastAsiaTheme="majorEastAsia"/>
          <w:lang w:eastAsia="en-US"/>
        </w:rPr>
      </w:pPr>
      <w:ins w:id="278" w:author="Brian Dean" w:date="2020-02-09T18:09:00Z">
        <w:r w:rsidRPr="002F0211">
          <w:rPr>
            <w:rFonts w:eastAsiaTheme="majorEastAsia"/>
            <w:lang w:eastAsia="en-US"/>
          </w:rPr>
          <w:t xml:space="preserve">We did not have any group members not responding other than the two members as previous assignment that were uncontactable. It was easy to see via Microsoft Teams that members were checking messages at least once a day and being involved in the discussions and problem solving. As per previous assignment, we had already agreed that </w:t>
        </w:r>
      </w:ins>
      <w:ins w:id="279" w:author="Brian Dean" w:date="2020-02-10T08:06:00Z">
        <w:r w:rsidR="0078086B">
          <w:rPr>
            <w:rFonts w:eastAsiaTheme="majorEastAsia"/>
            <w:lang w:eastAsia="en-US"/>
          </w:rPr>
          <w:t>i</w:t>
        </w:r>
      </w:ins>
      <w:ins w:id="280" w:author="Brian Dean" w:date="2020-02-09T18:09:00Z">
        <w:r w:rsidRPr="002F0211">
          <w:rPr>
            <w:rFonts w:eastAsiaTheme="majorEastAsia"/>
            <w:lang w:eastAsia="en-US"/>
          </w:rPr>
          <w:t>f</w:t>
        </w:r>
      </w:ins>
      <w:del w:id="281" w:author="Brian Dean" w:date="2020-02-10T08:06:00Z">
        <w:r w:rsidRPr="002F0211">
          <w:rPr>
            <w:rFonts w:eastAsiaTheme="majorEastAsia"/>
            <w:lang w:eastAsia="en-US"/>
          </w:rPr>
          <w:delText>ff</w:delText>
        </w:r>
      </w:del>
      <w:ins w:id="282" w:author="Brian Dean" w:date="2020-02-09T18:09:00Z">
        <w:r w:rsidRPr="002F0211">
          <w:rPr>
            <w:rFonts w:eastAsiaTheme="majorEastAsia"/>
            <w:lang w:eastAsia="en-US"/>
          </w:rPr>
          <w:t xml:space="preserve"> for some reason a member was not responding, the tasks would be divided up and each member would volunteer to take on the task.</w:t>
        </w:r>
      </w:ins>
    </w:p>
    <w:p w14:paraId="09FDB9FE" w14:textId="65D4EB8F" w:rsidR="00E9097A" w:rsidRDefault="00E9097A" w:rsidP="00E9097A">
      <w:pPr>
        <w:rPr>
          <w:rFonts w:eastAsiaTheme="majorEastAsia"/>
          <w:lang w:eastAsia="en-US"/>
        </w:rPr>
      </w:pPr>
    </w:p>
    <w:p w14:paraId="345DC62F" w14:textId="0C88CEDF" w:rsidR="00E9097A" w:rsidRDefault="00E9097A" w:rsidP="00E9097A">
      <w:pPr>
        <w:rPr>
          <w:rFonts w:eastAsiaTheme="majorEastAsia"/>
          <w:lang w:eastAsia="en-US"/>
        </w:rPr>
      </w:pPr>
    </w:p>
    <w:p w14:paraId="7774F3A9" w14:textId="5CB49281" w:rsidR="00E9097A" w:rsidRDefault="00E9097A" w:rsidP="00E9097A">
      <w:pPr>
        <w:rPr>
          <w:rFonts w:eastAsiaTheme="majorEastAsia"/>
          <w:lang w:eastAsia="en-US"/>
        </w:rPr>
      </w:pPr>
    </w:p>
    <w:p w14:paraId="16653F4D" w14:textId="453A17AF" w:rsidR="00E9097A" w:rsidRDefault="00E9097A" w:rsidP="00E9097A">
      <w:pPr>
        <w:rPr>
          <w:rFonts w:eastAsiaTheme="majorEastAsia"/>
          <w:lang w:eastAsia="en-US"/>
        </w:rPr>
      </w:pPr>
    </w:p>
    <w:p w14:paraId="7594B118" w14:textId="77777777" w:rsidR="00E4417D" w:rsidRDefault="00E4417D" w:rsidP="00E9097A">
      <w:pPr>
        <w:pStyle w:val="Heading3"/>
      </w:pPr>
    </w:p>
    <w:p w14:paraId="0F3BD496" w14:textId="77777777" w:rsidR="00E4417D" w:rsidRDefault="00E4417D" w:rsidP="00E9097A">
      <w:pPr>
        <w:pStyle w:val="Heading3"/>
      </w:pPr>
    </w:p>
    <w:p w14:paraId="7ECB55C0" w14:textId="77777777" w:rsidR="00E4417D" w:rsidRDefault="00E4417D" w:rsidP="00E9097A">
      <w:pPr>
        <w:pStyle w:val="Heading3"/>
      </w:pPr>
    </w:p>
    <w:p w14:paraId="44250340" w14:textId="77777777" w:rsidR="00E4417D" w:rsidRDefault="00E4417D" w:rsidP="00E9097A">
      <w:pPr>
        <w:pStyle w:val="Heading3"/>
      </w:pPr>
    </w:p>
    <w:p w14:paraId="590FC2D8" w14:textId="77777777" w:rsidR="00E4417D" w:rsidRDefault="00E4417D" w:rsidP="00E9097A">
      <w:pPr>
        <w:pStyle w:val="Heading3"/>
      </w:pPr>
    </w:p>
    <w:p w14:paraId="00831A73" w14:textId="77777777" w:rsidR="00E4417D" w:rsidRDefault="00E4417D" w:rsidP="00E9097A">
      <w:pPr>
        <w:pStyle w:val="Heading3"/>
      </w:pPr>
    </w:p>
    <w:p w14:paraId="7E3B64A7" w14:textId="77777777" w:rsidR="00E4417D" w:rsidRDefault="00E4417D" w:rsidP="00E9097A">
      <w:pPr>
        <w:pStyle w:val="Heading3"/>
      </w:pPr>
    </w:p>
    <w:p w14:paraId="3D557E93" w14:textId="77777777" w:rsidR="00E4417D" w:rsidRDefault="00E4417D">
      <w:pPr>
        <w:spacing w:after="160" w:line="259" w:lineRule="auto"/>
        <w:jc w:val="left"/>
        <w:rPr>
          <w:rFonts w:eastAsiaTheme="majorEastAsia" w:cstheme="majorBidi"/>
          <w:b/>
          <w:color w:val="81CD3B"/>
          <w:lang w:eastAsia="en-US"/>
        </w:rPr>
      </w:pPr>
      <w:r>
        <w:br w:type="page"/>
      </w:r>
    </w:p>
    <w:p w14:paraId="60AB5C94" w14:textId="4B48A7AD" w:rsidR="00E9097A" w:rsidRDefault="00E9097A" w:rsidP="00E9097A">
      <w:pPr>
        <w:pStyle w:val="Heading3"/>
      </w:pPr>
      <w:bookmarkStart w:id="283" w:name="_Toc32680051"/>
      <w:r>
        <w:lastRenderedPageBreak/>
        <w:t>Skills and Jobs</w:t>
      </w:r>
      <w:bookmarkEnd w:id="283"/>
    </w:p>
    <w:p w14:paraId="341A0CCB" w14:textId="18DED1E4" w:rsidR="009F44F8" w:rsidRDefault="009F44F8" w:rsidP="007B1B54">
      <w:pPr>
        <w:rPr>
          <w:rFonts w:eastAsiaTheme="majorEastAsia"/>
          <w:lang w:eastAsia="en-US"/>
        </w:rPr>
      </w:pPr>
      <w:r>
        <w:rPr>
          <w:rFonts w:eastAsiaTheme="majorEastAsia"/>
          <w:lang w:eastAsia="en-US"/>
        </w:rPr>
        <w:t>Manager</w:t>
      </w:r>
      <w:r w:rsidR="00E4417D">
        <w:rPr>
          <w:rFonts w:eastAsiaTheme="majorEastAsia"/>
          <w:lang w:eastAsia="en-US"/>
        </w:rPr>
        <w:t>(Project Lead)</w:t>
      </w:r>
    </w:p>
    <w:p w14:paraId="7B915E5F" w14:textId="77777777" w:rsidR="009F44F8" w:rsidRDefault="009F44F8" w:rsidP="007B1B54">
      <w:pPr>
        <w:rPr>
          <w:rFonts w:eastAsiaTheme="majorEastAsia"/>
          <w:lang w:eastAsia="en-US"/>
        </w:rPr>
      </w:pPr>
    </w:p>
    <w:p w14:paraId="358932DE" w14:textId="73B305E1" w:rsidR="00E9097A" w:rsidRDefault="00B01F63" w:rsidP="007B1B54">
      <w:pPr>
        <w:rPr>
          <w:rFonts w:eastAsiaTheme="majorEastAsia"/>
          <w:lang w:eastAsia="en-US"/>
        </w:rPr>
      </w:pPr>
      <w:r>
        <w:rPr>
          <w:rFonts w:eastAsiaTheme="majorEastAsia"/>
          <w:lang w:eastAsia="en-US"/>
        </w:rPr>
        <w:t>As detailed in the section on roles earlier in this document the Project Lead would be the CIO, with skills and qualifications as outlined below.</w:t>
      </w:r>
    </w:p>
    <w:p w14:paraId="192FBD6F" w14:textId="77777777" w:rsidR="00E4417D" w:rsidRDefault="00E4417D"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E4417D" w:rsidRPr="00B95312" w14:paraId="3CA3345A" w14:textId="77777777" w:rsidTr="00E76026">
        <w:trPr>
          <w:gridAfter w:val="1"/>
          <w:wAfter w:w="7" w:type="dxa"/>
        </w:trPr>
        <w:tc>
          <w:tcPr>
            <w:tcW w:w="1838" w:type="dxa"/>
            <w:shd w:val="clear" w:color="auto" w:fill="F2F2F2" w:themeFill="background1" w:themeFillShade="F2"/>
          </w:tcPr>
          <w:p w14:paraId="1848A301" w14:textId="77777777" w:rsidR="00E4417D" w:rsidRPr="00B95312" w:rsidRDefault="00E4417D" w:rsidP="00E76026">
            <w:pPr>
              <w:rPr>
                <w:b/>
                <w:bCs/>
                <w:szCs w:val="22"/>
              </w:rPr>
            </w:pPr>
            <w:r w:rsidRPr="00B95312">
              <w:rPr>
                <w:b/>
                <w:bCs/>
                <w:szCs w:val="22"/>
              </w:rPr>
              <w:t>Title:</w:t>
            </w:r>
          </w:p>
        </w:tc>
        <w:tc>
          <w:tcPr>
            <w:tcW w:w="3101" w:type="dxa"/>
          </w:tcPr>
          <w:p w14:paraId="35A20F91" w14:textId="77777777" w:rsidR="00E4417D" w:rsidRPr="00B95312" w:rsidRDefault="00E4417D" w:rsidP="00E76026">
            <w:pPr>
              <w:rPr>
                <w:szCs w:val="22"/>
              </w:rPr>
            </w:pPr>
            <w:r w:rsidRPr="00B95312">
              <w:rPr>
                <w:szCs w:val="22"/>
              </w:rPr>
              <w:t>Chief Information Officer</w:t>
            </w:r>
          </w:p>
        </w:tc>
        <w:tc>
          <w:tcPr>
            <w:tcW w:w="1806" w:type="dxa"/>
            <w:shd w:val="clear" w:color="auto" w:fill="F2F2F2" w:themeFill="background1" w:themeFillShade="F2"/>
          </w:tcPr>
          <w:p w14:paraId="253BFBFA" w14:textId="77777777" w:rsidR="00E4417D" w:rsidRPr="00B95312" w:rsidRDefault="00F62D3A" w:rsidP="00E76026">
            <w:pPr>
              <w:rPr>
                <w:b/>
                <w:bCs/>
                <w:szCs w:val="22"/>
              </w:rPr>
            </w:pPr>
            <w:sdt>
              <w:sdtPr>
                <w:rPr>
                  <w:b/>
                  <w:bCs/>
                  <w:szCs w:val="22"/>
                </w:rPr>
                <w:alias w:val="Job Category:"/>
                <w:tag w:val="Job Category:"/>
                <w:id w:val="-106431722"/>
                <w:placeholder>
                  <w:docPart w:val="3F4B1801780B4F5E9D8CC5FD65BFFF14"/>
                </w:placeholder>
                <w:temporary/>
                <w:showingPlcHdr/>
                <w15:appearance w15:val="hidden"/>
              </w:sdtPr>
              <w:sdtContent>
                <w:r w:rsidR="00E4417D" w:rsidRPr="00B95312">
                  <w:rPr>
                    <w:b/>
                    <w:bCs/>
                    <w:szCs w:val="22"/>
                  </w:rPr>
                  <w:t>Job Category</w:t>
                </w:r>
              </w:sdtContent>
            </w:sdt>
            <w:r w:rsidR="00E4417D" w:rsidRPr="00B95312">
              <w:rPr>
                <w:b/>
                <w:bCs/>
                <w:szCs w:val="22"/>
              </w:rPr>
              <w:t>:</w:t>
            </w:r>
          </w:p>
        </w:tc>
        <w:tc>
          <w:tcPr>
            <w:tcW w:w="2605" w:type="dxa"/>
          </w:tcPr>
          <w:p w14:paraId="093E788B" w14:textId="77777777" w:rsidR="00E4417D" w:rsidRPr="00B95312" w:rsidRDefault="00E4417D" w:rsidP="00E76026">
            <w:pPr>
              <w:rPr>
                <w:szCs w:val="22"/>
              </w:rPr>
            </w:pPr>
            <w:r w:rsidRPr="00B95312">
              <w:rPr>
                <w:szCs w:val="22"/>
              </w:rPr>
              <w:t>Technical</w:t>
            </w:r>
          </w:p>
        </w:tc>
      </w:tr>
      <w:tr w:rsidR="00E4417D" w:rsidRPr="00B95312" w14:paraId="2CC08127" w14:textId="77777777" w:rsidTr="00E76026">
        <w:trPr>
          <w:gridAfter w:val="1"/>
          <w:wAfter w:w="7" w:type="dxa"/>
        </w:trPr>
        <w:tc>
          <w:tcPr>
            <w:tcW w:w="1838" w:type="dxa"/>
            <w:shd w:val="clear" w:color="auto" w:fill="F2F2F2" w:themeFill="background1" w:themeFillShade="F2"/>
          </w:tcPr>
          <w:p w14:paraId="5C1C41F3" w14:textId="77777777" w:rsidR="00E4417D" w:rsidRPr="00B95312" w:rsidRDefault="00E4417D" w:rsidP="00E76026">
            <w:pPr>
              <w:rPr>
                <w:b/>
                <w:bCs/>
                <w:szCs w:val="22"/>
              </w:rPr>
            </w:pPr>
            <w:r w:rsidRPr="00B95312">
              <w:rPr>
                <w:b/>
                <w:bCs/>
                <w:szCs w:val="22"/>
              </w:rPr>
              <w:t>Group:</w:t>
            </w:r>
          </w:p>
        </w:tc>
        <w:tc>
          <w:tcPr>
            <w:tcW w:w="3101" w:type="dxa"/>
          </w:tcPr>
          <w:p w14:paraId="431AFEA3" w14:textId="77777777" w:rsidR="00E4417D" w:rsidRPr="00B95312" w:rsidRDefault="00E4417D" w:rsidP="00E76026">
            <w:pPr>
              <w:rPr>
                <w:szCs w:val="22"/>
              </w:rPr>
            </w:pPr>
            <w:r w:rsidRPr="00B95312">
              <w:rPr>
                <w:szCs w:val="22"/>
              </w:rPr>
              <w:t>G6 Internet Explorers Team</w:t>
            </w:r>
          </w:p>
        </w:tc>
        <w:tc>
          <w:tcPr>
            <w:tcW w:w="1806" w:type="dxa"/>
            <w:shd w:val="clear" w:color="auto" w:fill="F2F2F2" w:themeFill="background1" w:themeFillShade="F2"/>
          </w:tcPr>
          <w:p w14:paraId="7DA79A9D" w14:textId="77777777" w:rsidR="00E4417D" w:rsidRPr="00B95312" w:rsidRDefault="00E4417D" w:rsidP="00E76026">
            <w:pPr>
              <w:rPr>
                <w:b/>
                <w:bCs/>
                <w:szCs w:val="22"/>
              </w:rPr>
            </w:pPr>
            <w:r w:rsidRPr="00B95312">
              <w:rPr>
                <w:b/>
                <w:bCs/>
                <w:szCs w:val="22"/>
              </w:rPr>
              <w:t>Salary Range:</w:t>
            </w:r>
          </w:p>
        </w:tc>
        <w:tc>
          <w:tcPr>
            <w:tcW w:w="2605" w:type="dxa"/>
          </w:tcPr>
          <w:p w14:paraId="21E36C5A" w14:textId="77777777" w:rsidR="00E4417D" w:rsidRPr="00B95312" w:rsidRDefault="00E4417D" w:rsidP="00E76026">
            <w:pPr>
              <w:rPr>
                <w:szCs w:val="22"/>
              </w:rPr>
            </w:pPr>
            <w:r w:rsidRPr="00B95312">
              <w:rPr>
                <w:szCs w:val="22"/>
              </w:rPr>
              <w:t>Neg.</w:t>
            </w:r>
          </w:p>
        </w:tc>
      </w:tr>
      <w:tr w:rsidR="00E4417D" w:rsidRPr="00B95312" w14:paraId="369DC8CF" w14:textId="77777777" w:rsidTr="00E76026">
        <w:tc>
          <w:tcPr>
            <w:tcW w:w="9357" w:type="dxa"/>
            <w:gridSpan w:val="5"/>
            <w:tcBorders>
              <w:top w:val="nil"/>
            </w:tcBorders>
            <w:shd w:val="clear" w:color="auto" w:fill="D9D9D9" w:themeFill="background1" w:themeFillShade="D9"/>
          </w:tcPr>
          <w:p w14:paraId="70278171" w14:textId="2484ED2B" w:rsidR="00E4417D" w:rsidRPr="00B95312" w:rsidRDefault="00E76026" w:rsidP="00E76026">
            <w:pPr>
              <w:rPr>
                <w:b/>
                <w:bCs/>
                <w:szCs w:val="22"/>
              </w:rPr>
            </w:pPr>
            <w:r w:rsidRPr="00B95312">
              <w:rPr>
                <w:b/>
                <w:bCs/>
                <w:szCs w:val="22"/>
              </w:rPr>
              <w:t>Job Description</w:t>
            </w:r>
          </w:p>
        </w:tc>
      </w:tr>
      <w:tr w:rsidR="00E4417D" w:rsidRPr="00B95312" w14:paraId="42F225B0" w14:textId="77777777" w:rsidTr="00E76026">
        <w:tc>
          <w:tcPr>
            <w:tcW w:w="9357" w:type="dxa"/>
            <w:gridSpan w:val="5"/>
            <w:tcMar>
              <w:bottom w:w="115" w:type="dxa"/>
            </w:tcMar>
          </w:tcPr>
          <w:p w14:paraId="5E2D714F" w14:textId="10D9B802" w:rsidR="00E4417D" w:rsidRPr="00B95312" w:rsidRDefault="00E76026" w:rsidP="00E76026">
            <w:pPr>
              <w:rPr>
                <w:b/>
                <w:bCs/>
                <w:szCs w:val="22"/>
              </w:rPr>
            </w:pPr>
            <w:r w:rsidRPr="00B95312">
              <w:rPr>
                <w:b/>
                <w:bCs/>
                <w:szCs w:val="22"/>
              </w:rPr>
              <w:t>Roles and Responsibilities</w:t>
            </w:r>
          </w:p>
          <w:p w14:paraId="1060C1D0" w14:textId="77777777" w:rsidR="00E4417D" w:rsidRPr="00B95312" w:rsidRDefault="00E4417D" w:rsidP="00E76026">
            <w:pPr>
              <w:rPr>
                <w:szCs w:val="22"/>
              </w:rPr>
            </w:pPr>
            <w:r w:rsidRPr="00B95312">
              <w:rPr>
                <w:szCs w:val="22"/>
              </w:rPr>
              <w:t xml:space="preserve">In this role you will be required to run the IT team in developing strategies to benefit the vision of Garden Mates. You will be reporting to the CEO on a regular basis providing up to date IT development strategies. Providing a valuable service in the strategy and vision of where the company will head towards. Keeping up to date with advancing IT technologies and business practices. </w:t>
            </w:r>
          </w:p>
          <w:p w14:paraId="6AF8016E" w14:textId="77777777" w:rsidR="00E4417D" w:rsidRPr="00B95312" w:rsidRDefault="00E4417D" w:rsidP="00E76026">
            <w:pPr>
              <w:rPr>
                <w:szCs w:val="22"/>
              </w:rPr>
            </w:pPr>
          </w:p>
          <w:p w14:paraId="475BD3FE"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Produce development goals and strategies ensuring infrastructure and solutions is meeting expectations and demand with advancing technologies.</w:t>
            </w:r>
          </w:p>
          <w:p w14:paraId="28E09B01"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Effectively prepare and communicate IT guides and practices</w:t>
            </w:r>
          </w:p>
          <w:p w14:paraId="4BA74623"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Deliver major IT solutions within a timely manner</w:t>
            </w:r>
          </w:p>
          <w:p w14:paraId="6B3A7F35"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Automate roles and responsibilities influenced by IOT trends</w:t>
            </w:r>
          </w:p>
          <w:p w14:paraId="3E2F13EF"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Direct existing and new IT systems</w:t>
            </w:r>
          </w:p>
          <w:p w14:paraId="2F1C7F15" w14:textId="77777777" w:rsidR="00E4417D" w:rsidRPr="00B95312" w:rsidRDefault="00E4417D" w:rsidP="00E76026">
            <w:pPr>
              <w:pStyle w:val="ListBullet"/>
              <w:numPr>
                <w:ilvl w:val="0"/>
                <w:numId w:val="0"/>
              </w:numPr>
              <w:rPr>
                <w:rFonts w:ascii="Century Gothic" w:hAnsi="Century Gothic"/>
                <w:sz w:val="22"/>
                <w:szCs w:val="22"/>
              </w:rPr>
            </w:pPr>
          </w:p>
          <w:p w14:paraId="73441880" w14:textId="37D6599E" w:rsidR="00E4417D" w:rsidRPr="00B95312" w:rsidRDefault="00E76026" w:rsidP="00E76026">
            <w:pPr>
              <w:rPr>
                <w:b/>
                <w:bCs/>
                <w:szCs w:val="22"/>
              </w:rPr>
            </w:pPr>
            <w:r w:rsidRPr="00B95312">
              <w:rPr>
                <w:b/>
                <w:bCs/>
                <w:szCs w:val="22"/>
              </w:rPr>
              <w:t>Qualifications and Educational Requirements</w:t>
            </w:r>
          </w:p>
          <w:p w14:paraId="166CD878" w14:textId="77777777" w:rsidR="00E4417D" w:rsidRPr="00B95312" w:rsidRDefault="00E4417D" w:rsidP="00E4417D">
            <w:pPr>
              <w:pStyle w:val="ListParagraph"/>
              <w:numPr>
                <w:ilvl w:val="0"/>
                <w:numId w:val="29"/>
              </w:numPr>
              <w:spacing w:before="30" w:after="30" w:line="240" w:lineRule="auto"/>
              <w:jc w:val="left"/>
            </w:pPr>
            <w:r w:rsidRPr="00B95312">
              <w:t>Bachelor’s Degree in Computer Science</w:t>
            </w:r>
          </w:p>
          <w:p w14:paraId="68B931B5" w14:textId="77777777" w:rsidR="00E4417D" w:rsidRPr="00B95312" w:rsidRDefault="00E4417D" w:rsidP="00E4417D">
            <w:pPr>
              <w:pStyle w:val="ListParagraph"/>
              <w:numPr>
                <w:ilvl w:val="0"/>
                <w:numId w:val="29"/>
              </w:numPr>
              <w:spacing w:before="30" w:after="30" w:line="240" w:lineRule="auto"/>
              <w:jc w:val="left"/>
            </w:pPr>
            <w:r w:rsidRPr="00B95312">
              <w:t>At least 7 years in IT cloud management and business development</w:t>
            </w:r>
          </w:p>
          <w:p w14:paraId="23B4DCD9" w14:textId="77777777" w:rsidR="00E4417D" w:rsidRPr="00B95312" w:rsidRDefault="00E4417D" w:rsidP="00E76026">
            <w:pPr>
              <w:rPr>
                <w:szCs w:val="22"/>
              </w:rPr>
            </w:pPr>
          </w:p>
          <w:p w14:paraId="6C89407A" w14:textId="5C84734E" w:rsidR="00E4417D" w:rsidRPr="00B95312" w:rsidRDefault="00E76026" w:rsidP="00E76026">
            <w:pPr>
              <w:rPr>
                <w:b/>
                <w:bCs/>
                <w:szCs w:val="22"/>
              </w:rPr>
            </w:pPr>
            <w:r w:rsidRPr="00B95312">
              <w:rPr>
                <w:b/>
                <w:bCs/>
                <w:szCs w:val="22"/>
              </w:rPr>
              <w:t>Preferred Skills</w:t>
            </w:r>
          </w:p>
          <w:p w14:paraId="66ACE8F0" w14:textId="77777777" w:rsidR="00E4417D" w:rsidRPr="00B95312" w:rsidRDefault="00E4417D" w:rsidP="00E4417D">
            <w:pPr>
              <w:pStyle w:val="ListParagraph"/>
              <w:numPr>
                <w:ilvl w:val="0"/>
                <w:numId w:val="31"/>
              </w:numPr>
              <w:spacing w:before="30" w:after="30" w:line="240" w:lineRule="auto"/>
              <w:jc w:val="left"/>
            </w:pPr>
            <w:r w:rsidRPr="00B95312">
              <w:t>Strong Oral and written communication skills</w:t>
            </w:r>
          </w:p>
          <w:p w14:paraId="12713521" w14:textId="77777777" w:rsidR="00E4417D" w:rsidRPr="00B95312" w:rsidRDefault="00E4417D" w:rsidP="00E4417D">
            <w:pPr>
              <w:pStyle w:val="ListParagraph"/>
              <w:numPr>
                <w:ilvl w:val="0"/>
                <w:numId w:val="31"/>
              </w:numPr>
              <w:spacing w:before="30" w:after="30" w:line="240" w:lineRule="auto"/>
              <w:jc w:val="left"/>
            </w:pPr>
            <w:r w:rsidRPr="00B95312">
              <w:t>Communicate effectively across cultural boundaries</w:t>
            </w:r>
          </w:p>
          <w:p w14:paraId="1C0FE2B8" w14:textId="77777777" w:rsidR="00E4417D" w:rsidRPr="00B95312" w:rsidRDefault="00E4417D" w:rsidP="00E4417D">
            <w:pPr>
              <w:pStyle w:val="ListParagraph"/>
              <w:numPr>
                <w:ilvl w:val="0"/>
                <w:numId w:val="31"/>
              </w:numPr>
              <w:spacing w:before="30" w:after="30" w:line="240" w:lineRule="auto"/>
              <w:jc w:val="left"/>
            </w:pPr>
            <w:r w:rsidRPr="00B95312">
              <w:t>Planning and budgeting skills</w:t>
            </w:r>
          </w:p>
          <w:p w14:paraId="28797B5F" w14:textId="77777777" w:rsidR="00E4417D" w:rsidRPr="00B95312" w:rsidRDefault="00E4417D" w:rsidP="00E4417D">
            <w:pPr>
              <w:pStyle w:val="ListParagraph"/>
              <w:numPr>
                <w:ilvl w:val="0"/>
                <w:numId w:val="31"/>
              </w:numPr>
              <w:spacing w:before="30" w:after="30" w:line="240" w:lineRule="auto"/>
              <w:jc w:val="left"/>
            </w:pPr>
            <w:r w:rsidRPr="00B95312">
              <w:t>In-depth leadership skills in forming decisive teams</w:t>
            </w:r>
          </w:p>
          <w:p w14:paraId="577EACC6" w14:textId="39597EF9" w:rsidR="00E4417D" w:rsidRPr="00B95312" w:rsidRDefault="00E4417D" w:rsidP="00E76026">
            <w:pPr>
              <w:pStyle w:val="ListParagraph"/>
            </w:pPr>
          </w:p>
          <w:p w14:paraId="3F037178" w14:textId="66C88BD4" w:rsidR="002B371E" w:rsidRPr="00B95312" w:rsidRDefault="00E76026" w:rsidP="00E76026">
            <w:pPr>
              <w:rPr>
                <w:b/>
                <w:bCs/>
                <w:szCs w:val="22"/>
              </w:rPr>
            </w:pPr>
            <w:bookmarkStart w:id="284" w:name="_Hlk32472854"/>
            <w:r w:rsidRPr="00B95312">
              <w:rPr>
                <w:b/>
                <w:bCs/>
                <w:szCs w:val="22"/>
              </w:rPr>
              <w:t>Additional Notes</w:t>
            </w:r>
          </w:p>
          <w:bookmarkEnd w:id="284"/>
          <w:p w14:paraId="0224EA87" w14:textId="1AA3398B" w:rsidR="002B371E" w:rsidRPr="00B95312" w:rsidRDefault="002B371E" w:rsidP="002B371E">
            <w:pPr>
              <w:pStyle w:val="ListParagraph"/>
              <w:numPr>
                <w:ilvl w:val="0"/>
                <w:numId w:val="31"/>
              </w:numPr>
              <w:spacing w:before="30" w:after="30" w:line="240" w:lineRule="auto"/>
              <w:jc w:val="left"/>
            </w:pPr>
            <w:r w:rsidRPr="00B95312">
              <w:t>Work collaboratively</w:t>
            </w:r>
          </w:p>
          <w:p w14:paraId="11279504" w14:textId="77777777" w:rsidR="00E4417D" w:rsidRPr="00B95312" w:rsidRDefault="00E4417D" w:rsidP="00E76026">
            <w:pPr>
              <w:rPr>
                <w:szCs w:val="22"/>
              </w:rPr>
            </w:pPr>
          </w:p>
          <w:p w14:paraId="368C6457" w14:textId="77777777" w:rsidR="00E4417D" w:rsidRPr="00B95312" w:rsidRDefault="00E4417D" w:rsidP="00E76026">
            <w:pPr>
              <w:rPr>
                <w:szCs w:val="22"/>
              </w:rPr>
            </w:pPr>
          </w:p>
        </w:tc>
      </w:tr>
    </w:tbl>
    <w:p w14:paraId="5E9CA0BC" w14:textId="77777777" w:rsidR="00E4417D" w:rsidRPr="00351F54" w:rsidRDefault="00E4417D" w:rsidP="00E4417D"/>
    <w:p w14:paraId="39BF79F0" w14:textId="01B5B579" w:rsidR="009F44F8" w:rsidRDefault="009F44F8" w:rsidP="007B1B54">
      <w:pPr>
        <w:rPr>
          <w:rFonts w:eastAsiaTheme="majorEastAsia"/>
          <w:lang w:eastAsia="en-US"/>
        </w:rPr>
      </w:pPr>
    </w:p>
    <w:p w14:paraId="65101421" w14:textId="77777777" w:rsidR="00E76026" w:rsidRDefault="00E76026" w:rsidP="00B01F63">
      <w:pPr>
        <w:rPr>
          <w:rFonts w:eastAsiaTheme="majorEastAsia"/>
          <w:lang w:eastAsia="en-US"/>
        </w:rPr>
      </w:pPr>
    </w:p>
    <w:p w14:paraId="3E956B39" w14:textId="77777777" w:rsidR="00E76026" w:rsidRDefault="00E76026" w:rsidP="00B01F63">
      <w:pPr>
        <w:rPr>
          <w:rFonts w:eastAsiaTheme="majorEastAsia"/>
          <w:lang w:eastAsia="en-US"/>
        </w:rPr>
      </w:pPr>
    </w:p>
    <w:p w14:paraId="67A77CAD" w14:textId="77777777" w:rsidR="00E76026" w:rsidRDefault="00E76026" w:rsidP="00B01F63">
      <w:pPr>
        <w:rPr>
          <w:rFonts w:eastAsiaTheme="majorEastAsia"/>
          <w:lang w:eastAsia="en-US"/>
        </w:rPr>
      </w:pPr>
    </w:p>
    <w:p w14:paraId="485F8815" w14:textId="77777777" w:rsidR="00E76026" w:rsidRDefault="00E76026" w:rsidP="00B01F63">
      <w:pPr>
        <w:rPr>
          <w:rFonts w:eastAsiaTheme="majorEastAsia"/>
          <w:lang w:eastAsia="en-US"/>
        </w:rPr>
      </w:pPr>
    </w:p>
    <w:p w14:paraId="20DC27A8" w14:textId="77777777" w:rsidR="00E76026" w:rsidRDefault="00E76026" w:rsidP="00B01F63">
      <w:pPr>
        <w:rPr>
          <w:rFonts w:eastAsiaTheme="majorEastAsia"/>
          <w:lang w:eastAsia="en-US"/>
        </w:rPr>
      </w:pPr>
    </w:p>
    <w:p w14:paraId="0A37B8D1" w14:textId="77777777" w:rsidR="00E76026" w:rsidRDefault="00E76026" w:rsidP="00B01F63">
      <w:pPr>
        <w:rPr>
          <w:rFonts w:eastAsiaTheme="majorEastAsia"/>
          <w:lang w:eastAsia="en-US"/>
        </w:rPr>
      </w:pPr>
    </w:p>
    <w:p w14:paraId="76A2C53B" w14:textId="77777777" w:rsidR="00E76026" w:rsidRDefault="00E76026" w:rsidP="00B01F63">
      <w:pPr>
        <w:rPr>
          <w:rFonts w:eastAsiaTheme="majorEastAsia"/>
          <w:lang w:eastAsia="en-US"/>
        </w:rPr>
      </w:pPr>
    </w:p>
    <w:p w14:paraId="78A1508C" w14:textId="77777777" w:rsidR="00E76026" w:rsidRDefault="00E76026" w:rsidP="00B01F63">
      <w:pPr>
        <w:rPr>
          <w:rFonts w:eastAsiaTheme="majorEastAsia"/>
          <w:lang w:eastAsia="en-US"/>
        </w:rPr>
      </w:pPr>
    </w:p>
    <w:p w14:paraId="7F6CE1A0" w14:textId="77777777" w:rsidR="00E76026" w:rsidRDefault="00E76026" w:rsidP="00B01F63">
      <w:pPr>
        <w:rPr>
          <w:rFonts w:eastAsiaTheme="majorEastAsia"/>
          <w:lang w:eastAsia="en-US"/>
        </w:rPr>
      </w:pPr>
    </w:p>
    <w:p w14:paraId="3F44259C" w14:textId="77777777" w:rsidR="00E76026" w:rsidRDefault="00E76026" w:rsidP="00B01F63">
      <w:pPr>
        <w:rPr>
          <w:rFonts w:eastAsiaTheme="majorEastAsia"/>
          <w:lang w:eastAsia="en-US"/>
        </w:rPr>
      </w:pPr>
    </w:p>
    <w:p w14:paraId="6DAC3E49" w14:textId="77777777" w:rsidR="00E76026" w:rsidRDefault="00E76026" w:rsidP="00B01F63">
      <w:pPr>
        <w:rPr>
          <w:rFonts w:eastAsiaTheme="majorEastAsia"/>
          <w:lang w:eastAsia="en-US"/>
        </w:rPr>
      </w:pPr>
    </w:p>
    <w:p w14:paraId="085DCA4E" w14:textId="77777777" w:rsidR="00E76026" w:rsidRDefault="00E76026" w:rsidP="00B01F63">
      <w:pPr>
        <w:rPr>
          <w:rFonts w:eastAsiaTheme="majorEastAsia"/>
          <w:lang w:eastAsia="en-US"/>
        </w:rPr>
      </w:pPr>
    </w:p>
    <w:p w14:paraId="1879A2FC" w14:textId="77777777" w:rsidR="00E76026" w:rsidRDefault="00E76026" w:rsidP="00B01F63">
      <w:pPr>
        <w:rPr>
          <w:rFonts w:eastAsiaTheme="majorEastAsia"/>
          <w:lang w:eastAsia="en-US"/>
        </w:rPr>
      </w:pPr>
    </w:p>
    <w:p w14:paraId="06B38551" w14:textId="1126CC55" w:rsidR="00B01F63" w:rsidRDefault="00B01F63" w:rsidP="00B01F63">
      <w:pPr>
        <w:rPr>
          <w:rFonts w:eastAsiaTheme="majorEastAsia"/>
          <w:lang w:eastAsia="en-US"/>
        </w:rPr>
      </w:pPr>
      <w:r>
        <w:rPr>
          <w:rFonts w:eastAsiaTheme="majorEastAsia"/>
          <w:lang w:eastAsia="en-US"/>
        </w:rPr>
        <w:t>For such a detailed project that spans multiple technologies, cloud computing, software and hardware, a Solutions Architect, with skills and experience as outlined in the following position description</w:t>
      </w:r>
      <w:r w:rsidR="00E76026">
        <w:rPr>
          <w:rFonts w:eastAsiaTheme="majorEastAsia"/>
          <w:lang w:eastAsia="en-US"/>
        </w:rPr>
        <w:t xml:space="preserve"> would be desirable to work collaboratively with all project team members.</w:t>
      </w:r>
    </w:p>
    <w:p w14:paraId="300E26C7" w14:textId="77777777" w:rsidR="00B01F63" w:rsidRDefault="00B01F63" w:rsidP="00B01F63">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B01F63" w:rsidRPr="00B95312" w14:paraId="47C89E43" w14:textId="77777777" w:rsidTr="00E76026">
        <w:trPr>
          <w:gridAfter w:val="1"/>
          <w:wAfter w:w="7" w:type="dxa"/>
        </w:trPr>
        <w:tc>
          <w:tcPr>
            <w:tcW w:w="1838" w:type="dxa"/>
            <w:shd w:val="clear" w:color="auto" w:fill="F2F2F2" w:themeFill="background1" w:themeFillShade="F2"/>
          </w:tcPr>
          <w:p w14:paraId="29F27C88" w14:textId="77777777" w:rsidR="00B01F63" w:rsidRPr="00B95312" w:rsidRDefault="00B01F63" w:rsidP="00E76026">
            <w:pPr>
              <w:rPr>
                <w:b/>
                <w:bCs/>
                <w:szCs w:val="22"/>
              </w:rPr>
            </w:pPr>
            <w:r w:rsidRPr="00B95312">
              <w:rPr>
                <w:b/>
                <w:bCs/>
                <w:szCs w:val="22"/>
              </w:rPr>
              <w:t>Title:</w:t>
            </w:r>
          </w:p>
        </w:tc>
        <w:tc>
          <w:tcPr>
            <w:tcW w:w="3101" w:type="dxa"/>
          </w:tcPr>
          <w:p w14:paraId="56A037E2" w14:textId="77777777" w:rsidR="00B01F63" w:rsidRPr="00B95312" w:rsidRDefault="00B01F63" w:rsidP="00E76026">
            <w:pPr>
              <w:rPr>
                <w:szCs w:val="22"/>
              </w:rPr>
            </w:pPr>
            <w:r w:rsidRPr="00B95312">
              <w:rPr>
                <w:szCs w:val="22"/>
              </w:rPr>
              <w:t>Solution Architect</w:t>
            </w:r>
          </w:p>
        </w:tc>
        <w:tc>
          <w:tcPr>
            <w:tcW w:w="1806" w:type="dxa"/>
            <w:shd w:val="clear" w:color="auto" w:fill="F2F2F2" w:themeFill="background1" w:themeFillShade="F2"/>
          </w:tcPr>
          <w:p w14:paraId="5B8CC812" w14:textId="77777777" w:rsidR="00B01F63" w:rsidRPr="00B95312" w:rsidRDefault="00F62D3A" w:rsidP="00E76026">
            <w:pPr>
              <w:rPr>
                <w:b/>
                <w:bCs/>
                <w:szCs w:val="22"/>
              </w:rPr>
            </w:pPr>
            <w:sdt>
              <w:sdtPr>
                <w:rPr>
                  <w:b/>
                  <w:bCs/>
                  <w:szCs w:val="22"/>
                </w:rPr>
                <w:alias w:val="Job Category:"/>
                <w:tag w:val="Job Category:"/>
                <w:id w:val="1231121561"/>
                <w:placeholder>
                  <w:docPart w:val="D3A795C7BCAC403E9BDFB85ED5FEFEBB"/>
                </w:placeholder>
                <w:temporary/>
                <w:showingPlcHdr/>
                <w15:appearance w15:val="hidden"/>
              </w:sdtPr>
              <w:sdtContent>
                <w:r w:rsidR="00B01F63" w:rsidRPr="00B95312">
                  <w:rPr>
                    <w:b/>
                    <w:bCs/>
                    <w:szCs w:val="22"/>
                  </w:rPr>
                  <w:t>Job Category</w:t>
                </w:r>
              </w:sdtContent>
            </w:sdt>
            <w:r w:rsidR="00B01F63" w:rsidRPr="00B95312">
              <w:rPr>
                <w:b/>
                <w:bCs/>
                <w:szCs w:val="22"/>
              </w:rPr>
              <w:t>:</w:t>
            </w:r>
          </w:p>
        </w:tc>
        <w:tc>
          <w:tcPr>
            <w:tcW w:w="2605" w:type="dxa"/>
          </w:tcPr>
          <w:p w14:paraId="42E434C1" w14:textId="77777777" w:rsidR="00B01F63" w:rsidRPr="00B95312" w:rsidRDefault="00B01F63" w:rsidP="00E76026">
            <w:pPr>
              <w:rPr>
                <w:szCs w:val="22"/>
              </w:rPr>
            </w:pPr>
            <w:r w:rsidRPr="00B95312">
              <w:rPr>
                <w:szCs w:val="22"/>
              </w:rPr>
              <w:t>Technical</w:t>
            </w:r>
          </w:p>
        </w:tc>
      </w:tr>
      <w:tr w:rsidR="00B01F63" w:rsidRPr="00B95312" w14:paraId="76BE2061" w14:textId="77777777" w:rsidTr="00E76026">
        <w:trPr>
          <w:gridAfter w:val="1"/>
          <w:wAfter w:w="7" w:type="dxa"/>
        </w:trPr>
        <w:tc>
          <w:tcPr>
            <w:tcW w:w="1838" w:type="dxa"/>
            <w:shd w:val="clear" w:color="auto" w:fill="F2F2F2" w:themeFill="background1" w:themeFillShade="F2"/>
          </w:tcPr>
          <w:p w14:paraId="766C5B7C" w14:textId="77777777" w:rsidR="00B01F63" w:rsidRPr="00B95312" w:rsidRDefault="00B01F63" w:rsidP="00E76026">
            <w:pPr>
              <w:rPr>
                <w:b/>
                <w:bCs/>
                <w:szCs w:val="22"/>
              </w:rPr>
            </w:pPr>
            <w:r w:rsidRPr="00B95312">
              <w:rPr>
                <w:b/>
                <w:bCs/>
                <w:szCs w:val="22"/>
              </w:rPr>
              <w:t>Group:</w:t>
            </w:r>
          </w:p>
        </w:tc>
        <w:tc>
          <w:tcPr>
            <w:tcW w:w="3101" w:type="dxa"/>
          </w:tcPr>
          <w:p w14:paraId="35FE9A82" w14:textId="77777777" w:rsidR="00B01F63" w:rsidRPr="00B95312" w:rsidRDefault="00B01F63" w:rsidP="00E76026">
            <w:pPr>
              <w:rPr>
                <w:szCs w:val="22"/>
              </w:rPr>
            </w:pPr>
            <w:r w:rsidRPr="00B95312">
              <w:rPr>
                <w:szCs w:val="22"/>
              </w:rPr>
              <w:t>G6 Internet Explorers Team</w:t>
            </w:r>
          </w:p>
        </w:tc>
        <w:tc>
          <w:tcPr>
            <w:tcW w:w="1806" w:type="dxa"/>
            <w:shd w:val="clear" w:color="auto" w:fill="F2F2F2" w:themeFill="background1" w:themeFillShade="F2"/>
          </w:tcPr>
          <w:p w14:paraId="037A4DD0" w14:textId="77777777" w:rsidR="00B01F63" w:rsidRPr="00B95312" w:rsidRDefault="00B01F63" w:rsidP="00E76026">
            <w:pPr>
              <w:rPr>
                <w:b/>
                <w:bCs/>
                <w:szCs w:val="22"/>
              </w:rPr>
            </w:pPr>
            <w:r w:rsidRPr="00B95312">
              <w:rPr>
                <w:b/>
                <w:bCs/>
                <w:szCs w:val="22"/>
              </w:rPr>
              <w:t>Salary Range:</w:t>
            </w:r>
          </w:p>
        </w:tc>
        <w:tc>
          <w:tcPr>
            <w:tcW w:w="2605" w:type="dxa"/>
          </w:tcPr>
          <w:p w14:paraId="0607DD36" w14:textId="77777777" w:rsidR="00B01F63" w:rsidRPr="00B95312" w:rsidRDefault="00B01F63" w:rsidP="00E76026">
            <w:pPr>
              <w:rPr>
                <w:szCs w:val="22"/>
              </w:rPr>
            </w:pPr>
            <w:r w:rsidRPr="00B95312">
              <w:rPr>
                <w:szCs w:val="22"/>
              </w:rPr>
              <w:t>Neg.</w:t>
            </w:r>
          </w:p>
        </w:tc>
      </w:tr>
      <w:tr w:rsidR="00B01F63" w:rsidRPr="00B95312" w14:paraId="00EBE1F1" w14:textId="77777777" w:rsidTr="00E76026">
        <w:tc>
          <w:tcPr>
            <w:tcW w:w="9357" w:type="dxa"/>
            <w:gridSpan w:val="5"/>
            <w:tcBorders>
              <w:top w:val="nil"/>
            </w:tcBorders>
            <w:shd w:val="clear" w:color="auto" w:fill="D9D9D9" w:themeFill="background1" w:themeFillShade="D9"/>
          </w:tcPr>
          <w:p w14:paraId="76ED192E" w14:textId="55D88765" w:rsidR="00B01F63" w:rsidRPr="00B95312" w:rsidRDefault="00E76026" w:rsidP="00E76026">
            <w:pPr>
              <w:rPr>
                <w:b/>
                <w:bCs/>
                <w:szCs w:val="22"/>
              </w:rPr>
            </w:pPr>
            <w:r w:rsidRPr="00B95312">
              <w:rPr>
                <w:b/>
                <w:bCs/>
                <w:szCs w:val="22"/>
              </w:rPr>
              <w:t>Job Description</w:t>
            </w:r>
          </w:p>
        </w:tc>
      </w:tr>
      <w:tr w:rsidR="00B01F63" w:rsidRPr="00B95312" w14:paraId="3D582DA4" w14:textId="77777777" w:rsidTr="00E76026">
        <w:tc>
          <w:tcPr>
            <w:tcW w:w="9357" w:type="dxa"/>
            <w:gridSpan w:val="5"/>
            <w:tcMar>
              <w:bottom w:w="115" w:type="dxa"/>
            </w:tcMar>
          </w:tcPr>
          <w:p w14:paraId="74478123" w14:textId="32DADFC0" w:rsidR="00B01F63" w:rsidRPr="00B95312" w:rsidRDefault="00E76026" w:rsidP="00861C88">
            <w:pPr>
              <w:rPr>
                <w:b/>
                <w:bCs/>
                <w:szCs w:val="22"/>
              </w:rPr>
            </w:pPr>
            <w:r w:rsidRPr="00B95312">
              <w:rPr>
                <w:b/>
                <w:bCs/>
                <w:szCs w:val="22"/>
              </w:rPr>
              <w:t>Roles and Responsibilities</w:t>
            </w:r>
          </w:p>
          <w:p w14:paraId="76320A75" w14:textId="77777777" w:rsidR="00B01F63" w:rsidRPr="00B95312" w:rsidRDefault="00B01F63" w:rsidP="00E76026">
            <w:pPr>
              <w:numPr>
                <w:ilvl w:val="0"/>
                <w:numId w:val="25"/>
              </w:numPr>
              <w:shd w:val="clear" w:color="auto" w:fill="FFFFFF"/>
              <w:ind w:left="714" w:hanging="357"/>
              <w:jc w:val="left"/>
              <w:rPr>
                <w:rFonts w:cs="Open Sans"/>
                <w:color w:val="000000"/>
                <w:szCs w:val="22"/>
              </w:rPr>
            </w:pPr>
            <w:r w:rsidRPr="00B95312">
              <w:rPr>
                <w:rFonts w:cs="Open Sans"/>
                <w:color w:val="000000"/>
                <w:szCs w:val="22"/>
              </w:rPr>
              <w:t>Analysing the technology environment</w:t>
            </w:r>
          </w:p>
          <w:p w14:paraId="78C821B6"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enterprise specifics</w:t>
            </w:r>
          </w:p>
          <w:p w14:paraId="30C24305"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and documenting requirements</w:t>
            </w:r>
          </w:p>
          <w:p w14:paraId="2791F30E"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Setting the collaboration framework</w:t>
            </w:r>
          </w:p>
          <w:p w14:paraId="25262A91"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Creating a solution prototype</w:t>
            </w:r>
          </w:p>
          <w:p w14:paraId="443BC548"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Participating in technology selection</w:t>
            </w:r>
          </w:p>
          <w:p w14:paraId="440C355F"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Controlling solution development</w:t>
            </w:r>
          </w:p>
          <w:p w14:paraId="23684BAA"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Supporting project management</w:t>
            </w:r>
          </w:p>
          <w:p w14:paraId="04AB898D" w14:textId="77777777" w:rsidR="00861C88" w:rsidRPr="00B95312" w:rsidRDefault="00861C88" w:rsidP="00861C88">
            <w:pPr>
              <w:rPr>
                <w:b/>
                <w:bCs/>
                <w:szCs w:val="22"/>
              </w:rPr>
            </w:pPr>
            <w:r w:rsidRPr="00B95312">
              <w:rPr>
                <w:b/>
                <w:bCs/>
                <w:szCs w:val="22"/>
              </w:rPr>
              <w:t>Qualifications and Educational Requirements</w:t>
            </w:r>
          </w:p>
          <w:p w14:paraId="667C0D98" w14:textId="77777777" w:rsidR="00B01F63" w:rsidRPr="00B95312" w:rsidRDefault="00B01F63" w:rsidP="00E76026">
            <w:pPr>
              <w:pStyle w:val="ListParagraph"/>
              <w:numPr>
                <w:ilvl w:val="0"/>
                <w:numId w:val="24"/>
              </w:numPr>
              <w:spacing w:before="30" w:after="30" w:line="240" w:lineRule="auto"/>
              <w:jc w:val="left"/>
            </w:pPr>
            <w:r w:rsidRPr="00B95312">
              <w:t>At least eight years of working experience in one or multiple IT areas.</w:t>
            </w:r>
          </w:p>
          <w:p w14:paraId="402260CD" w14:textId="77777777" w:rsidR="00B01F63" w:rsidRPr="00B95312" w:rsidRDefault="00B01F63" w:rsidP="00E76026">
            <w:pPr>
              <w:pStyle w:val="ListParagraph"/>
              <w:numPr>
                <w:ilvl w:val="0"/>
                <w:numId w:val="24"/>
              </w:numPr>
              <w:spacing w:before="30" w:after="30" w:line="240" w:lineRule="auto"/>
              <w:jc w:val="left"/>
            </w:pPr>
            <w:r w:rsidRPr="00B95312">
              <w:t>Experience in IT infrastructure and cloud development.</w:t>
            </w:r>
          </w:p>
          <w:p w14:paraId="01E8777C" w14:textId="77777777" w:rsidR="00B01F63" w:rsidRPr="00B95312" w:rsidRDefault="00B01F63" w:rsidP="00E76026">
            <w:pPr>
              <w:pStyle w:val="ListParagraph"/>
              <w:numPr>
                <w:ilvl w:val="0"/>
                <w:numId w:val="24"/>
              </w:numPr>
              <w:spacing w:before="30" w:after="30" w:line="240" w:lineRule="auto"/>
              <w:jc w:val="left"/>
            </w:pPr>
            <w:r w:rsidRPr="00B95312">
              <w:t>Experience in engineering and software architecture design.</w:t>
            </w:r>
          </w:p>
          <w:p w14:paraId="4E3C8FCF" w14:textId="77777777" w:rsidR="00B01F63" w:rsidRPr="00B95312" w:rsidRDefault="00B01F63" w:rsidP="00E76026">
            <w:pPr>
              <w:pStyle w:val="ListParagraph"/>
              <w:numPr>
                <w:ilvl w:val="0"/>
                <w:numId w:val="24"/>
              </w:numPr>
              <w:spacing w:before="30" w:after="30" w:line="240" w:lineRule="auto"/>
              <w:jc w:val="left"/>
            </w:pPr>
            <w:r w:rsidRPr="00B95312">
              <w:t>Business analysis</w:t>
            </w:r>
          </w:p>
          <w:p w14:paraId="0465E826" w14:textId="77777777" w:rsidR="00B01F63" w:rsidRPr="00B95312" w:rsidRDefault="00B01F63" w:rsidP="00E76026">
            <w:pPr>
              <w:pStyle w:val="ListParagraph"/>
              <w:numPr>
                <w:ilvl w:val="0"/>
                <w:numId w:val="24"/>
              </w:numPr>
              <w:spacing w:before="30" w:after="30" w:line="240" w:lineRule="auto"/>
              <w:jc w:val="left"/>
            </w:pPr>
            <w:r w:rsidRPr="00B95312">
              <w:t>DevOps</w:t>
            </w:r>
          </w:p>
          <w:p w14:paraId="5487AC28" w14:textId="3E07177B" w:rsidR="00B01F63" w:rsidRPr="00B95312" w:rsidRDefault="00B01F63" w:rsidP="00E76026">
            <w:pPr>
              <w:pStyle w:val="ListParagraph"/>
              <w:numPr>
                <w:ilvl w:val="0"/>
                <w:numId w:val="24"/>
              </w:numPr>
              <w:spacing w:before="30" w:after="30" w:line="240" w:lineRule="auto"/>
              <w:jc w:val="left"/>
            </w:pPr>
            <w:r w:rsidRPr="00B95312">
              <w:t>Project and product management.</w:t>
            </w:r>
          </w:p>
          <w:p w14:paraId="311C93B7" w14:textId="77777777" w:rsidR="00861C88" w:rsidRPr="00B95312" w:rsidRDefault="00861C88" w:rsidP="00861C88">
            <w:pPr>
              <w:pStyle w:val="ListParagraph"/>
              <w:spacing w:before="30" w:after="30" w:line="240" w:lineRule="auto"/>
              <w:jc w:val="left"/>
            </w:pPr>
          </w:p>
          <w:p w14:paraId="572192BC" w14:textId="77777777" w:rsidR="00861C88" w:rsidRPr="00B95312" w:rsidRDefault="00861C88" w:rsidP="00861C88">
            <w:pPr>
              <w:rPr>
                <w:b/>
                <w:bCs/>
                <w:szCs w:val="22"/>
              </w:rPr>
            </w:pPr>
            <w:r w:rsidRPr="00B95312">
              <w:rPr>
                <w:b/>
                <w:bCs/>
                <w:szCs w:val="22"/>
              </w:rPr>
              <w:t>Preferred Skills</w:t>
            </w:r>
          </w:p>
          <w:p w14:paraId="19E18E0C" w14:textId="77777777" w:rsidR="00B01F63" w:rsidRPr="00B95312" w:rsidRDefault="00B01F63" w:rsidP="00E76026">
            <w:pPr>
              <w:pStyle w:val="ListParagraph"/>
              <w:numPr>
                <w:ilvl w:val="0"/>
                <w:numId w:val="26"/>
              </w:numPr>
              <w:spacing w:before="30" w:after="30" w:line="240" w:lineRule="auto"/>
              <w:jc w:val="left"/>
            </w:pPr>
            <w:r w:rsidRPr="00B95312">
              <w:t>Excellent communication skills.</w:t>
            </w:r>
          </w:p>
          <w:p w14:paraId="7D132B1D" w14:textId="77777777" w:rsidR="00B01F63" w:rsidRPr="00B95312" w:rsidRDefault="00B01F63" w:rsidP="00E76026">
            <w:pPr>
              <w:pStyle w:val="ListParagraph"/>
              <w:numPr>
                <w:ilvl w:val="0"/>
                <w:numId w:val="26"/>
              </w:numPr>
              <w:spacing w:before="30" w:after="30" w:line="240" w:lineRule="auto"/>
              <w:jc w:val="left"/>
            </w:pPr>
            <w:r w:rsidRPr="00B95312">
              <w:t>Deep analytical skills</w:t>
            </w:r>
          </w:p>
          <w:p w14:paraId="6369DFAF" w14:textId="180A7150" w:rsidR="00B01F63" w:rsidRPr="00B95312" w:rsidRDefault="00B01F63" w:rsidP="00E76026">
            <w:pPr>
              <w:pStyle w:val="ListParagraph"/>
              <w:numPr>
                <w:ilvl w:val="0"/>
                <w:numId w:val="26"/>
              </w:numPr>
              <w:spacing w:before="30" w:after="30" w:line="240" w:lineRule="auto"/>
              <w:jc w:val="left"/>
            </w:pPr>
            <w:r w:rsidRPr="00B95312">
              <w:t>Project and resource management skills</w:t>
            </w:r>
          </w:p>
          <w:p w14:paraId="63A9BFC9" w14:textId="77777777" w:rsidR="00861C88" w:rsidRPr="00B95312" w:rsidRDefault="00861C88" w:rsidP="00861C88">
            <w:pPr>
              <w:spacing w:before="30" w:after="30"/>
              <w:jc w:val="left"/>
              <w:rPr>
                <w:szCs w:val="22"/>
              </w:rPr>
            </w:pPr>
          </w:p>
          <w:p w14:paraId="6FB728FE" w14:textId="2AB25F9A" w:rsidR="00B01F63" w:rsidRPr="00B95312" w:rsidRDefault="00861C88" w:rsidP="00861C88">
            <w:pPr>
              <w:rPr>
                <w:b/>
                <w:bCs/>
                <w:szCs w:val="22"/>
              </w:rPr>
            </w:pPr>
            <w:r w:rsidRPr="00B95312">
              <w:rPr>
                <w:b/>
                <w:bCs/>
                <w:szCs w:val="22"/>
              </w:rPr>
              <w:t>Additional Notes</w:t>
            </w:r>
          </w:p>
          <w:p w14:paraId="60AC921B" w14:textId="77777777" w:rsidR="00B01F63" w:rsidRPr="00B95312" w:rsidRDefault="00B01F63" w:rsidP="00E76026">
            <w:pPr>
              <w:pStyle w:val="ListParagraph"/>
              <w:numPr>
                <w:ilvl w:val="0"/>
                <w:numId w:val="27"/>
              </w:numPr>
              <w:spacing w:before="30" w:after="30" w:line="240" w:lineRule="auto"/>
              <w:jc w:val="left"/>
            </w:pPr>
            <w:r w:rsidRPr="00B95312">
              <w:t>Influence and negotiate</w:t>
            </w:r>
          </w:p>
          <w:p w14:paraId="576DFD22" w14:textId="77777777" w:rsidR="00B01F63" w:rsidRPr="00B95312" w:rsidRDefault="00B01F63" w:rsidP="00E76026">
            <w:pPr>
              <w:pStyle w:val="ListParagraph"/>
              <w:numPr>
                <w:ilvl w:val="0"/>
                <w:numId w:val="27"/>
              </w:numPr>
              <w:spacing w:before="30" w:after="30" w:line="240" w:lineRule="auto"/>
              <w:jc w:val="left"/>
            </w:pPr>
            <w:r w:rsidRPr="00B95312">
              <w:t>Work collaboratively</w:t>
            </w:r>
          </w:p>
          <w:p w14:paraId="3194EDB3" w14:textId="77777777" w:rsidR="00B01F63" w:rsidRPr="00B95312" w:rsidRDefault="00B01F63" w:rsidP="00E76026">
            <w:pPr>
              <w:rPr>
                <w:szCs w:val="22"/>
              </w:rPr>
            </w:pPr>
          </w:p>
          <w:p w14:paraId="396FB888" w14:textId="77777777" w:rsidR="00B01F63" w:rsidRPr="00B95312" w:rsidRDefault="00B01F63" w:rsidP="00E76026">
            <w:pPr>
              <w:rPr>
                <w:szCs w:val="22"/>
              </w:rPr>
            </w:pPr>
          </w:p>
          <w:p w14:paraId="0E06FE58" w14:textId="77777777" w:rsidR="00B01F63" w:rsidRPr="00B95312" w:rsidRDefault="00B01F63" w:rsidP="00E76026">
            <w:pPr>
              <w:rPr>
                <w:szCs w:val="22"/>
              </w:rPr>
            </w:pPr>
          </w:p>
        </w:tc>
      </w:tr>
    </w:tbl>
    <w:p w14:paraId="7ADBC4D7" w14:textId="77777777" w:rsidR="00B01F63" w:rsidRPr="002B6842" w:rsidRDefault="00B01F63" w:rsidP="00B01F63"/>
    <w:p w14:paraId="5C1B6B42" w14:textId="77777777" w:rsidR="00B01F63" w:rsidRDefault="00B01F63" w:rsidP="00B01F63">
      <w:pPr>
        <w:rPr>
          <w:rFonts w:eastAsiaTheme="majorEastAsia"/>
          <w:lang w:eastAsia="en-US"/>
        </w:rPr>
      </w:pPr>
    </w:p>
    <w:p w14:paraId="32FF88CC" w14:textId="102FC98A" w:rsidR="009F44F8" w:rsidRDefault="009F44F8" w:rsidP="007B1B54">
      <w:pPr>
        <w:rPr>
          <w:rFonts w:eastAsiaTheme="majorEastAsia"/>
          <w:lang w:eastAsia="en-US"/>
        </w:rPr>
      </w:pPr>
    </w:p>
    <w:p w14:paraId="14536BEE" w14:textId="5F605729" w:rsidR="009F44F8" w:rsidRDefault="009F44F8" w:rsidP="007B1B54">
      <w:pPr>
        <w:rPr>
          <w:rFonts w:eastAsiaTheme="majorEastAsia"/>
          <w:lang w:eastAsia="en-US"/>
        </w:rPr>
      </w:pPr>
    </w:p>
    <w:p w14:paraId="62F6FB77" w14:textId="77777777" w:rsidR="00E76026" w:rsidRDefault="00E76026">
      <w:pPr>
        <w:spacing w:after="160" w:line="259" w:lineRule="auto"/>
        <w:jc w:val="left"/>
        <w:rPr>
          <w:rFonts w:eastAsiaTheme="majorEastAsia"/>
        </w:rPr>
      </w:pPr>
      <w:r>
        <w:rPr>
          <w:rFonts w:eastAsiaTheme="majorEastAsia"/>
        </w:rPr>
        <w:br w:type="page"/>
      </w:r>
    </w:p>
    <w:p w14:paraId="13A28783" w14:textId="623EAB28" w:rsidR="009F44F8" w:rsidRDefault="0011505A" w:rsidP="007B1B54">
      <w:pPr>
        <w:rPr>
          <w:rFonts w:eastAsiaTheme="majorEastAsia"/>
          <w:lang w:eastAsia="en-US"/>
        </w:rPr>
      </w:pPr>
      <w:r>
        <w:lastRenderedPageBreak/>
        <w:t xml:space="preserve">The ability of gardenMates to interpret images of unhealthy plants or insect damage, which is a point of difference to any competitor requires a </w:t>
      </w:r>
      <w:r w:rsidR="002F4DCD">
        <w:t>Machine</w:t>
      </w:r>
      <w:r>
        <w:t xml:space="preserve"> Learning Engineer. </w:t>
      </w:r>
    </w:p>
    <w:p w14:paraId="43966C55" w14:textId="77777777" w:rsidR="002F4DCD" w:rsidRDefault="002F4DCD">
      <w:pPr>
        <w:spacing w:after="160" w:line="259" w:lineRule="auto"/>
        <w:jc w:val="left"/>
        <w:rPr>
          <w:rFonts w:eastAsiaTheme="majorEastAsia"/>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F4DCD" w:rsidRPr="002B6842" w14:paraId="674060A7" w14:textId="77777777" w:rsidTr="002F4DCD">
        <w:trPr>
          <w:gridAfter w:val="1"/>
          <w:wAfter w:w="7" w:type="dxa"/>
        </w:trPr>
        <w:tc>
          <w:tcPr>
            <w:tcW w:w="1838" w:type="dxa"/>
            <w:shd w:val="clear" w:color="auto" w:fill="F2F2F2" w:themeFill="background1" w:themeFillShade="F2"/>
          </w:tcPr>
          <w:p w14:paraId="22A7AF3C" w14:textId="77777777" w:rsidR="002F4DCD" w:rsidRPr="002F4DCD" w:rsidRDefault="002F4DCD" w:rsidP="002F4DCD">
            <w:pPr>
              <w:rPr>
                <w:b/>
                <w:bCs/>
              </w:rPr>
            </w:pPr>
            <w:r w:rsidRPr="002F4DCD">
              <w:rPr>
                <w:b/>
                <w:bCs/>
              </w:rPr>
              <w:t>Title:</w:t>
            </w:r>
          </w:p>
        </w:tc>
        <w:tc>
          <w:tcPr>
            <w:tcW w:w="3101" w:type="dxa"/>
          </w:tcPr>
          <w:p w14:paraId="15FA61B9" w14:textId="77777777" w:rsidR="002F4DCD" w:rsidRPr="002B6842" w:rsidRDefault="002F4DCD" w:rsidP="002F4DCD">
            <w:pPr>
              <w:jc w:val="left"/>
            </w:pPr>
            <w:r>
              <w:t>Machine Learning Engineer</w:t>
            </w:r>
          </w:p>
        </w:tc>
        <w:tc>
          <w:tcPr>
            <w:tcW w:w="1806" w:type="dxa"/>
            <w:shd w:val="clear" w:color="auto" w:fill="F2F2F2" w:themeFill="background1" w:themeFillShade="F2"/>
          </w:tcPr>
          <w:p w14:paraId="4183B047" w14:textId="77777777" w:rsidR="002F4DCD" w:rsidRPr="002F4DCD" w:rsidRDefault="00F62D3A" w:rsidP="002F4DCD">
            <w:pPr>
              <w:rPr>
                <w:b/>
                <w:bCs/>
              </w:rPr>
            </w:pPr>
            <w:sdt>
              <w:sdtPr>
                <w:rPr>
                  <w:b/>
                  <w:bCs/>
                </w:rPr>
                <w:alias w:val="Job Category:"/>
                <w:tag w:val="Job Category:"/>
                <w:id w:val="-979387121"/>
                <w:placeholder>
                  <w:docPart w:val="1E05E64C15544E82BBCF3DD931DDD0C1"/>
                </w:placeholder>
                <w:temporary/>
                <w:showingPlcHdr/>
                <w15:appearance w15:val="hidden"/>
              </w:sdtPr>
              <w:sdtContent>
                <w:r w:rsidR="002F4DCD" w:rsidRPr="002F4DCD">
                  <w:rPr>
                    <w:b/>
                    <w:bCs/>
                  </w:rPr>
                  <w:t>Job Category</w:t>
                </w:r>
              </w:sdtContent>
            </w:sdt>
            <w:r w:rsidR="002F4DCD" w:rsidRPr="002F4DCD">
              <w:rPr>
                <w:b/>
                <w:bCs/>
              </w:rPr>
              <w:t>:</w:t>
            </w:r>
          </w:p>
        </w:tc>
        <w:tc>
          <w:tcPr>
            <w:tcW w:w="2605" w:type="dxa"/>
          </w:tcPr>
          <w:p w14:paraId="740E64DD" w14:textId="77777777" w:rsidR="002F4DCD" w:rsidRPr="002B6842" w:rsidRDefault="002F4DCD" w:rsidP="002F4DCD">
            <w:r w:rsidRPr="002B6842">
              <w:t>Technical</w:t>
            </w:r>
          </w:p>
        </w:tc>
      </w:tr>
      <w:tr w:rsidR="002F4DCD" w:rsidRPr="002B6842" w14:paraId="0D9E625E" w14:textId="77777777" w:rsidTr="002F4DCD">
        <w:trPr>
          <w:gridAfter w:val="1"/>
          <w:wAfter w:w="7" w:type="dxa"/>
        </w:trPr>
        <w:tc>
          <w:tcPr>
            <w:tcW w:w="1838" w:type="dxa"/>
            <w:shd w:val="clear" w:color="auto" w:fill="F2F2F2" w:themeFill="background1" w:themeFillShade="F2"/>
          </w:tcPr>
          <w:p w14:paraId="2BC8D5F0" w14:textId="77777777" w:rsidR="002F4DCD" w:rsidRPr="002F4DCD" w:rsidRDefault="002F4DCD" w:rsidP="002F4DCD">
            <w:pPr>
              <w:rPr>
                <w:b/>
                <w:bCs/>
              </w:rPr>
            </w:pPr>
            <w:r w:rsidRPr="002F4DCD">
              <w:rPr>
                <w:b/>
                <w:bCs/>
              </w:rPr>
              <w:t>Group:</w:t>
            </w:r>
          </w:p>
        </w:tc>
        <w:tc>
          <w:tcPr>
            <w:tcW w:w="3101" w:type="dxa"/>
          </w:tcPr>
          <w:p w14:paraId="52C427E9" w14:textId="77777777" w:rsidR="002F4DCD" w:rsidRPr="002B6842" w:rsidRDefault="002F4DCD" w:rsidP="002F4DCD">
            <w:r w:rsidRPr="002B6842">
              <w:t>G6 Internet Explorers Team</w:t>
            </w:r>
          </w:p>
        </w:tc>
        <w:tc>
          <w:tcPr>
            <w:tcW w:w="1806" w:type="dxa"/>
            <w:shd w:val="clear" w:color="auto" w:fill="F2F2F2" w:themeFill="background1" w:themeFillShade="F2"/>
          </w:tcPr>
          <w:p w14:paraId="4A3BF9AC" w14:textId="77777777" w:rsidR="002F4DCD" w:rsidRPr="002F4DCD" w:rsidRDefault="002F4DCD" w:rsidP="002F4DCD">
            <w:pPr>
              <w:rPr>
                <w:b/>
                <w:bCs/>
                <w:szCs w:val="20"/>
              </w:rPr>
            </w:pPr>
            <w:r w:rsidRPr="002F4DCD">
              <w:rPr>
                <w:b/>
                <w:bCs/>
                <w:szCs w:val="20"/>
              </w:rPr>
              <w:t>Salary Range:</w:t>
            </w:r>
          </w:p>
        </w:tc>
        <w:tc>
          <w:tcPr>
            <w:tcW w:w="2605" w:type="dxa"/>
          </w:tcPr>
          <w:p w14:paraId="79E62821" w14:textId="77777777" w:rsidR="002F4DCD" w:rsidRPr="002B6842" w:rsidRDefault="002F4DCD" w:rsidP="002F4DCD">
            <w:r w:rsidRPr="002B6842">
              <w:t>Neg.</w:t>
            </w:r>
          </w:p>
        </w:tc>
      </w:tr>
      <w:tr w:rsidR="002F4DCD" w:rsidRPr="002B6842" w14:paraId="2B9300FD" w14:textId="77777777" w:rsidTr="002F4DCD">
        <w:tc>
          <w:tcPr>
            <w:tcW w:w="9357" w:type="dxa"/>
            <w:gridSpan w:val="5"/>
            <w:tcBorders>
              <w:top w:val="nil"/>
            </w:tcBorders>
            <w:shd w:val="clear" w:color="auto" w:fill="D9D9D9" w:themeFill="background1" w:themeFillShade="D9"/>
          </w:tcPr>
          <w:p w14:paraId="103064AD" w14:textId="680458AC" w:rsidR="002F4DCD" w:rsidRPr="002B6842" w:rsidRDefault="002F4DCD" w:rsidP="002F4DCD">
            <w:r w:rsidRPr="00B95312">
              <w:rPr>
                <w:b/>
                <w:bCs/>
                <w:szCs w:val="22"/>
              </w:rPr>
              <w:t>Job Description</w:t>
            </w:r>
          </w:p>
        </w:tc>
      </w:tr>
      <w:tr w:rsidR="002F4DCD" w:rsidRPr="002B6842" w14:paraId="52E9FF87" w14:textId="77777777" w:rsidTr="002F4DCD">
        <w:tc>
          <w:tcPr>
            <w:tcW w:w="9357" w:type="dxa"/>
            <w:gridSpan w:val="5"/>
            <w:tcMar>
              <w:bottom w:w="115" w:type="dxa"/>
            </w:tcMar>
          </w:tcPr>
          <w:p w14:paraId="3A356BAF" w14:textId="77777777" w:rsidR="002F4DCD" w:rsidRPr="00B95312" w:rsidRDefault="002F4DCD" w:rsidP="002F4DCD">
            <w:pPr>
              <w:rPr>
                <w:b/>
                <w:bCs/>
                <w:szCs w:val="22"/>
              </w:rPr>
            </w:pPr>
            <w:r w:rsidRPr="00B95312">
              <w:rPr>
                <w:b/>
                <w:bCs/>
                <w:szCs w:val="22"/>
              </w:rPr>
              <w:t>Roles and Responsibilities</w:t>
            </w:r>
          </w:p>
          <w:p w14:paraId="40009090" w14:textId="77777777" w:rsidR="002F4DCD" w:rsidRPr="00585CF4" w:rsidRDefault="002F4DCD" w:rsidP="002F4DCD">
            <w:pPr>
              <w:numPr>
                <w:ilvl w:val="0"/>
                <w:numId w:val="25"/>
              </w:numPr>
              <w:shd w:val="clear" w:color="auto" w:fill="FFFFFF"/>
              <w:jc w:val="left"/>
              <w:rPr>
                <w:rFonts w:cs="Open Sans"/>
                <w:color w:val="000000"/>
              </w:rPr>
            </w:pPr>
            <w:r w:rsidRPr="00585CF4">
              <w:rPr>
                <w:rFonts w:cs="Open Sans"/>
                <w:color w:val="000000"/>
              </w:rPr>
              <w:t>Design machine learning systems</w:t>
            </w:r>
          </w:p>
          <w:p w14:paraId="70B6CB7C" w14:textId="77777777" w:rsidR="002F4DCD" w:rsidRPr="009F20DA" w:rsidRDefault="002F4DCD" w:rsidP="002F4DCD">
            <w:pPr>
              <w:numPr>
                <w:ilvl w:val="0"/>
                <w:numId w:val="25"/>
              </w:numPr>
              <w:shd w:val="clear" w:color="auto" w:fill="FFFFFF"/>
              <w:jc w:val="left"/>
              <w:rPr>
                <w:rFonts w:cs="Open Sans"/>
                <w:color w:val="000000"/>
              </w:rPr>
            </w:pPr>
            <w:r w:rsidRPr="00585CF4">
              <w:rPr>
                <w:rFonts w:cs="Open Sans"/>
                <w:color w:val="000000"/>
              </w:rPr>
              <w:t>Research and implement appropriate ML algorithms and tools</w:t>
            </w:r>
          </w:p>
          <w:p w14:paraId="2FA958D2"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Select appropriate datasets and data representation methods</w:t>
            </w:r>
          </w:p>
          <w:p w14:paraId="0EC14509"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Run machine learning tests and experiments</w:t>
            </w:r>
          </w:p>
          <w:p w14:paraId="27822E75"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Perform statistical analysis and fine-tuning using test results</w:t>
            </w:r>
          </w:p>
          <w:p w14:paraId="483CFD38"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Train and retrain systems when necessary</w:t>
            </w:r>
          </w:p>
          <w:p w14:paraId="66CB2874"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Extend existing ML libraries and frameworks</w:t>
            </w:r>
          </w:p>
          <w:p w14:paraId="1ADBE58D" w14:textId="391B563A" w:rsidR="002F4DCD" w:rsidRDefault="002F4DCD" w:rsidP="002F4DCD">
            <w:pPr>
              <w:numPr>
                <w:ilvl w:val="0"/>
                <w:numId w:val="25"/>
              </w:numPr>
              <w:shd w:val="clear" w:color="auto" w:fill="FFFFFF"/>
              <w:jc w:val="left"/>
              <w:rPr>
                <w:rFonts w:cs="Open Sans"/>
                <w:color w:val="000000"/>
              </w:rPr>
            </w:pPr>
            <w:r w:rsidRPr="009F20DA">
              <w:rPr>
                <w:rFonts w:cs="Open Sans"/>
                <w:color w:val="000000"/>
              </w:rPr>
              <w:t>Keep abreast of developments in the field</w:t>
            </w:r>
          </w:p>
          <w:p w14:paraId="68C7BB0C" w14:textId="77777777" w:rsidR="002F4DCD" w:rsidRPr="00B42EBB" w:rsidRDefault="002F4DCD" w:rsidP="002F4DCD">
            <w:pPr>
              <w:shd w:val="clear" w:color="auto" w:fill="FFFFFF"/>
              <w:ind w:left="720"/>
              <w:jc w:val="left"/>
              <w:rPr>
                <w:rFonts w:cs="Open Sans"/>
                <w:color w:val="000000"/>
              </w:rPr>
            </w:pPr>
          </w:p>
          <w:p w14:paraId="40CDFACD" w14:textId="77777777" w:rsidR="002F4DCD" w:rsidRPr="00B95312" w:rsidRDefault="002F4DCD" w:rsidP="002F4DCD">
            <w:pPr>
              <w:rPr>
                <w:b/>
                <w:bCs/>
                <w:szCs w:val="22"/>
              </w:rPr>
            </w:pPr>
            <w:r w:rsidRPr="00B95312">
              <w:rPr>
                <w:b/>
                <w:bCs/>
                <w:szCs w:val="22"/>
              </w:rPr>
              <w:t>Qualifications and Educational Requirements</w:t>
            </w:r>
          </w:p>
          <w:p w14:paraId="46900AF7" w14:textId="77777777" w:rsidR="002F4DCD" w:rsidRDefault="002F4DCD" w:rsidP="002F4DCD">
            <w:pPr>
              <w:pStyle w:val="ListParagraph"/>
              <w:numPr>
                <w:ilvl w:val="0"/>
                <w:numId w:val="24"/>
              </w:numPr>
              <w:spacing w:before="30" w:after="30" w:line="240" w:lineRule="auto"/>
              <w:jc w:val="left"/>
            </w:pPr>
            <w:r w:rsidRPr="006615EA">
              <w:t>A basic understanding of the fundamentals of Python programming</w:t>
            </w:r>
          </w:p>
          <w:p w14:paraId="1F018258" w14:textId="77777777" w:rsidR="002F4DCD" w:rsidRDefault="002F4DCD" w:rsidP="002F4DCD">
            <w:pPr>
              <w:pStyle w:val="ListParagraph"/>
              <w:numPr>
                <w:ilvl w:val="0"/>
                <w:numId w:val="24"/>
              </w:numPr>
              <w:spacing w:before="30" w:after="30" w:line="240" w:lineRule="auto"/>
              <w:jc w:val="left"/>
            </w:pPr>
            <w:r w:rsidRPr="00774B85">
              <w:t>Additional programming skills in R, C++, and Octave </w:t>
            </w:r>
          </w:p>
          <w:p w14:paraId="17F23C65" w14:textId="77777777" w:rsidR="002F4DCD" w:rsidRDefault="002F4DCD" w:rsidP="002F4DCD">
            <w:pPr>
              <w:pStyle w:val="ListParagraph"/>
              <w:numPr>
                <w:ilvl w:val="0"/>
                <w:numId w:val="24"/>
              </w:numPr>
              <w:spacing w:before="30" w:after="30" w:line="240" w:lineRule="auto"/>
              <w:jc w:val="left"/>
            </w:pPr>
            <w:r w:rsidRPr="00921241">
              <w:t>Ability to grasp some advanced mathematical concepts, including linear algebra, calculus, and graph theory</w:t>
            </w:r>
          </w:p>
          <w:p w14:paraId="43039AAD" w14:textId="77777777" w:rsidR="002F4DCD" w:rsidRDefault="002F4DCD" w:rsidP="002F4DCD">
            <w:pPr>
              <w:pStyle w:val="ListParagraph"/>
              <w:numPr>
                <w:ilvl w:val="0"/>
                <w:numId w:val="24"/>
              </w:numPr>
              <w:spacing w:before="30" w:after="30" w:line="240" w:lineRule="auto"/>
              <w:jc w:val="left"/>
            </w:pPr>
            <w:r w:rsidRPr="00921241">
              <w:t xml:space="preserve">An understanding of data </w:t>
            </w:r>
            <w:proofErr w:type="spellStart"/>
            <w:r w:rsidRPr="00921241">
              <w:t>modeling</w:t>
            </w:r>
            <w:proofErr w:type="spellEnd"/>
          </w:p>
          <w:p w14:paraId="7C51AA39" w14:textId="77777777" w:rsidR="002F4DCD" w:rsidRDefault="002F4DCD" w:rsidP="002F4DCD">
            <w:pPr>
              <w:pStyle w:val="ListParagraph"/>
              <w:numPr>
                <w:ilvl w:val="0"/>
                <w:numId w:val="24"/>
              </w:numPr>
              <w:spacing w:before="30" w:after="30" w:line="240" w:lineRule="auto"/>
              <w:jc w:val="left"/>
            </w:pPr>
            <w:r w:rsidRPr="00921241">
              <w:t>Experience in data analysis </w:t>
            </w:r>
          </w:p>
          <w:p w14:paraId="63FC4291" w14:textId="77777777" w:rsidR="002F4DCD" w:rsidRDefault="002F4DCD" w:rsidP="002F4DCD">
            <w:pPr>
              <w:pStyle w:val="ListParagraph"/>
              <w:numPr>
                <w:ilvl w:val="0"/>
                <w:numId w:val="24"/>
              </w:numPr>
              <w:spacing w:before="30" w:after="30" w:line="240" w:lineRule="auto"/>
              <w:jc w:val="left"/>
            </w:pPr>
            <w:r w:rsidRPr="00435EAA">
              <w:t>A solid understanding of statistics and probability</w:t>
            </w:r>
          </w:p>
          <w:p w14:paraId="5F92AA3D" w14:textId="77777777" w:rsidR="002F4DCD" w:rsidRPr="002B6842" w:rsidRDefault="002F4DCD" w:rsidP="002F4DCD">
            <w:pPr>
              <w:pStyle w:val="ListParagraph"/>
              <w:numPr>
                <w:ilvl w:val="0"/>
                <w:numId w:val="24"/>
              </w:numPr>
              <w:spacing w:before="30" w:after="30" w:line="240" w:lineRule="auto"/>
              <w:jc w:val="left"/>
            </w:pPr>
            <w:r w:rsidRPr="00435EAA">
              <w:t>A fundamental level of data visualization skills</w:t>
            </w:r>
          </w:p>
          <w:p w14:paraId="1899BFC7" w14:textId="77777777" w:rsidR="002F4DCD" w:rsidRPr="006615EA" w:rsidRDefault="002F4DCD" w:rsidP="002F4DCD">
            <w:pPr>
              <w:pStyle w:val="ListParagraph"/>
            </w:pPr>
          </w:p>
          <w:p w14:paraId="207F98BF" w14:textId="77777777" w:rsidR="002F4DCD" w:rsidRPr="00B95312" w:rsidRDefault="002F4DCD" w:rsidP="002F4DCD">
            <w:pPr>
              <w:rPr>
                <w:b/>
                <w:bCs/>
                <w:szCs w:val="22"/>
              </w:rPr>
            </w:pPr>
            <w:r w:rsidRPr="00B95312">
              <w:rPr>
                <w:b/>
                <w:bCs/>
                <w:szCs w:val="22"/>
              </w:rPr>
              <w:t>Preferred Skills</w:t>
            </w:r>
          </w:p>
          <w:p w14:paraId="1E790F34" w14:textId="77777777" w:rsidR="002F4DCD" w:rsidRDefault="002F4DCD" w:rsidP="002F4DCD">
            <w:pPr>
              <w:pStyle w:val="ListParagraph"/>
              <w:numPr>
                <w:ilvl w:val="0"/>
                <w:numId w:val="26"/>
              </w:numPr>
              <w:spacing w:before="30" w:after="30" w:line="240" w:lineRule="auto"/>
              <w:jc w:val="left"/>
            </w:pPr>
            <w:r w:rsidRPr="008B5A57">
              <w:t>Physics</w:t>
            </w:r>
          </w:p>
          <w:p w14:paraId="25490AFE" w14:textId="77777777" w:rsidR="002F4DCD" w:rsidRDefault="002F4DCD" w:rsidP="002F4DCD">
            <w:pPr>
              <w:pStyle w:val="ListParagraph"/>
              <w:numPr>
                <w:ilvl w:val="0"/>
                <w:numId w:val="26"/>
              </w:numPr>
              <w:spacing w:before="30" w:after="30" w:line="240" w:lineRule="auto"/>
              <w:jc w:val="left"/>
            </w:pPr>
            <w:r w:rsidRPr="008B5A57">
              <w:t>Communication Skills</w:t>
            </w:r>
          </w:p>
          <w:p w14:paraId="7E378896" w14:textId="37A9FB84" w:rsidR="002F4DCD" w:rsidRDefault="002F4DCD" w:rsidP="002F4DCD">
            <w:pPr>
              <w:pStyle w:val="ListParagraph"/>
              <w:numPr>
                <w:ilvl w:val="0"/>
                <w:numId w:val="26"/>
              </w:numPr>
              <w:spacing w:before="30" w:after="30" w:line="240" w:lineRule="auto"/>
              <w:jc w:val="left"/>
            </w:pPr>
            <w:r w:rsidRPr="008B5A57">
              <w:t>Problem-solving skills</w:t>
            </w:r>
          </w:p>
          <w:p w14:paraId="0F22D897" w14:textId="77777777" w:rsidR="002F4DCD" w:rsidRPr="002B6842" w:rsidRDefault="002F4DCD" w:rsidP="002F4DCD">
            <w:pPr>
              <w:pStyle w:val="ListParagraph"/>
              <w:spacing w:before="30" w:after="30" w:line="240" w:lineRule="auto"/>
              <w:jc w:val="left"/>
            </w:pPr>
          </w:p>
          <w:p w14:paraId="7A660A67" w14:textId="77777777" w:rsidR="002F4DCD" w:rsidRPr="00B95312" w:rsidRDefault="002F4DCD" w:rsidP="002F4DCD">
            <w:pPr>
              <w:rPr>
                <w:b/>
                <w:bCs/>
                <w:szCs w:val="22"/>
              </w:rPr>
            </w:pPr>
            <w:r w:rsidRPr="00B95312">
              <w:rPr>
                <w:b/>
                <w:bCs/>
                <w:szCs w:val="22"/>
              </w:rPr>
              <w:t>Additional Notes</w:t>
            </w:r>
          </w:p>
          <w:p w14:paraId="4D9887DB" w14:textId="77777777" w:rsidR="002F4DCD" w:rsidRDefault="002F4DCD" w:rsidP="002F4DCD">
            <w:pPr>
              <w:pStyle w:val="ListParagraph"/>
              <w:numPr>
                <w:ilvl w:val="0"/>
                <w:numId w:val="27"/>
              </w:numPr>
              <w:spacing w:before="30" w:after="30" w:line="240" w:lineRule="auto"/>
              <w:jc w:val="left"/>
            </w:pPr>
            <w:r w:rsidRPr="00BB137C">
              <w:t>Time management</w:t>
            </w:r>
          </w:p>
          <w:p w14:paraId="6FA0C681" w14:textId="54DAD8ED" w:rsidR="002F4DCD" w:rsidRPr="00893840" w:rsidRDefault="002F4DCD" w:rsidP="002F4DCD">
            <w:pPr>
              <w:pStyle w:val="ListParagraph"/>
              <w:numPr>
                <w:ilvl w:val="0"/>
                <w:numId w:val="27"/>
              </w:numPr>
              <w:spacing w:before="30" w:after="30" w:line="240" w:lineRule="auto"/>
              <w:jc w:val="left"/>
            </w:pPr>
            <w:r>
              <w:t xml:space="preserve">Strong focus on </w:t>
            </w:r>
            <w:r w:rsidRPr="00893840">
              <w:t>constant learning</w:t>
            </w:r>
          </w:p>
          <w:p w14:paraId="05EC3CED" w14:textId="77777777" w:rsidR="002F4DCD" w:rsidRPr="002B6842" w:rsidRDefault="002F4DCD" w:rsidP="002F4DCD"/>
        </w:tc>
      </w:tr>
    </w:tbl>
    <w:p w14:paraId="75FCB70E" w14:textId="77777777" w:rsidR="002F4DCD" w:rsidRPr="002B6842" w:rsidRDefault="002F4DCD" w:rsidP="002F4DCD"/>
    <w:p w14:paraId="2947DC6D" w14:textId="5DD80721" w:rsidR="00E76026" w:rsidRDefault="00E76026">
      <w:pPr>
        <w:spacing w:after="160" w:line="259" w:lineRule="auto"/>
        <w:jc w:val="left"/>
        <w:rPr>
          <w:rFonts w:eastAsiaTheme="majorEastAsia"/>
        </w:rPr>
      </w:pPr>
      <w:r>
        <w:rPr>
          <w:rFonts w:eastAsiaTheme="majorEastAsia"/>
        </w:rPr>
        <w:br w:type="page"/>
      </w:r>
    </w:p>
    <w:p w14:paraId="30FE9DEB" w14:textId="6F22E8BF" w:rsidR="009F44F8" w:rsidRDefault="00E76026" w:rsidP="007B1B54">
      <w:pPr>
        <w:rPr>
          <w:rFonts w:eastAsiaTheme="majorEastAsia"/>
          <w:lang w:eastAsia="en-US"/>
        </w:rPr>
      </w:pPr>
      <w:r w:rsidRPr="00CC5AC1">
        <w:rPr>
          <w:rFonts w:eastAsiaTheme="majorEastAsia"/>
        </w:rPr>
        <w:lastRenderedPageBreak/>
        <w:t>Principal Data Insights Analyst</w:t>
      </w:r>
    </w:p>
    <w:p w14:paraId="2E880D78" w14:textId="347981B2" w:rsidR="009F44F8" w:rsidRDefault="009F44F8" w:rsidP="007B1B54">
      <w:pPr>
        <w:rPr>
          <w:rFonts w:eastAsiaTheme="majorEastAsia"/>
          <w:lang w:eastAsia="en-US"/>
        </w:rPr>
      </w:pPr>
    </w:p>
    <w:p w14:paraId="425681B9" w14:textId="77777777" w:rsidR="002B371E" w:rsidRDefault="002B371E"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3B3097" w:rsidRPr="00351F54" w14:paraId="6A84BAF4" w14:textId="77777777" w:rsidTr="00A4200E">
        <w:trPr>
          <w:gridAfter w:val="1"/>
          <w:wAfter w:w="7" w:type="dxa"/>
        </w:trPr>
        <w:tc>
          <w:tcPr>
            <w:tcW w:w="1838" w:type="dxa"/>
            <w:shd w:val="clear" w:color="auto" w:fill="F2F2F2" w:themeFill="background1" w:themeFillShade="F2"/>
          </w:tcPr>
          <w:p w14:paraId="5736EC49" w14:textId="77777777" w:rsidR="003B3097" w:rsidRPr="003B3097" w:rsidRDefault="003B3097" w:rsidP="003B3097">
            <w:pPr>
              <w:rPr>
                <w:b/>
                <w:bCs/>
              </w:rPr>
            </w:pPr>
            <w:r w:rsidRPr="003B3097">
              <w:rPr>
                <w:b/>
                <w:bCs/>
              </w:rPr>
              <w:t>Title:</w:t>
            </w:r>
          </w:p>
        </w:tc>
        <w:tc>
          <w:tcPr>
            <w:tcW w:w="3101" w:type="dxa"/>
          </w:tcPr>
          <w:p w14:paraId="7113A3CD" w14:textId="77777777" w:rsidR="003B3097" w:rsidRPr="00AF05A1" w:rsidRDefault="003B3097" w:rsidP="00686743">
            <w:pPr>
              <w:pStyle w:val="paragraph"/>
              <w:spacing w:before="0" w:beforeAutospacing="0" w:after="0" w:afterAutospacing="0"/>
              <w:textAlignment w:val="baseline"/>
              <w:rPr>
                <w:rFonts w:ascii="&amp;quot" w:hAnsi="&amp;quot"/>
                <w:color w:val="000000"/>
                <w:sz w:val="18"/>
                <w:szCs w:val="18"/>
              </w:rPr>
            </w:pPr>
            <w:r>
              <w:rPr>
                <w:rStyle w:val="normaltextrun"/>
                <w:rFonts w:ascii="Century Gothic" w:hAnsi="Century Gothic"/>
                <w:color w:val="000000"/>
                <w:sz w:val="22"/>
                <w:szCs w:val="22"/>
              </w:rPr>
              <w:t>Principal Data Insights Analyst</w:t>
            </w:r>
            <w:r>
              <w:rPr>
                <w:rStyle w:val="eop"/>
                <w:rFonts w:ascii="Century Gothic" w:hAnsi="Century Gothic"/>
                <w:color w:val="000000"/>
                <w:sz w:val="22"/>
                <w:szCs w:val="22"/>
              </w:rPr>
              <w:t> </w:t>
            </w:r>
          </w:p>
        </w:tc>
        <w:tc>
          <w:tcPr>
            <w:tcW w:w="1806" w:type="dxa"/>
            <w:shd w:val="clear" w:color="auto" w:fill="F2F2F2" w:themeFill="background1" w:themeFillShade="F2"/>
          </w:tcPr>
          <w:p w14:paraId="197FF645" w14:textId="77777777" w:rsidR="003B3097" w:rsidRPr="003B3097" w:rsidRDefault="003B3097" w:rsidP="003B3097">
            <w:pPr>
              <w:rPr>
                <w:b/>
                <w:bCs/>
              </w:rPr>
            </w:pPr>
            <w:sdt>
              <w:sdtPr>
                <w:rPr>
                  <w:b/>
                  <w:bCs/>
                </w:rPr>
                <w:alias w:val="Job Category:"/>
                <w:tag w:val="Job Category:"/>
                <w:id w:val="-1200616128"/>
                <w:placeholder>
                  <w:docPart w:val="4F63237BEBB648B69E5EC093B3B77593"/>
                </w:placeholder>
                <w:temporary/>
                <w:showingPlcHdr/>
                <w15:appearance w15:val="hidden"/>
              </w:sdtPr>
              <w:sdtContent>
                <w:r w:rsidRPr="003B3097">
                  <w:rPr>
                    <w:b/>
                    <w:bCs/>
                  </w:rPr>
                  <w:t>Job Category</w:t>
                </w:r>
              </w:sdtContent>
            </w:sdt>
            <w:r w:rsidRPr="003B3097">
              <w:rPr>
                <w:b/>
                <w:bCs/>
              </w:rPr>
              <w:t>:</w:t>
            </w:r>
          </w:p>
        </w:tc>
        <w:tc>
          <w:tcPr>
            <w:tcW w:w="2605" w:type="dxa"/>
          </w:tcPr>
          <w:p w14:paraId="5D178636" w14:textId="77777777" w:rsidR="003B3097" w:rsidRPr="00351F54" w:rsidRDefault="003B3097" w:rsidP="00A4200E">
            <w:r>
              <w:t>Technical</w:t>
            </w:r>
          </w:p>
        </w:tc>
      </w:tr>
      <w:tr w:rsidR="003B3097" w:rsidRPr="00351F54" w14:paraId="42153733" w14:textId="77777777" w:rsidTr="00A4200E">
        <w:trPr>
          <w:gridAfter w:val="1"/>
          <w:wAfter w:w="7" w:type="dxa"/>
        </w:trPr>
        <w:tc>
          <w:tcPr>
            <w:tcW w:w="1838" w:type="dxa"/>
            <w:shd w:val="clear" w:color="auto" w:fill="F2F2F2" w:themeFill="background1" w:themeFillShade="F2"/>
          </w:tcPr>
          <w:p w14:paraId="01050DB8" w14:textId="77777777" w:rsidR="003B3097" w:rsidRPr="003B3097" w:rsidRDefault="003B3097" w:rsidP="003B3097">
            <w:pPr>
              <w:rPr>
                <w:b/>
                <w:bCs/>
              </w:rPr>
            </w:pPr>
            <w:r w:rsidRPr="003B3097">
              <w:rPr>
                <w:b/>
                <w:bCs/>
              </w:rPr>
              <w:t>Group:</w:t>
            </w:r>
          </w:p>
        </w:tc>
        <w:tc>
          <w:tcPr>
            <w:tcW w:w="3101" w:type="dxa"/>
          </w:tcPr>
          <w:p w14:paraId="39EBEE9C" w14:textId="77777777" w:rsidR="003B3097" w:rsidRPr="00351F54" w:rsidRDefault="003B3097" w:rsidP="00A4200E">
            <w:r w:rsidRPr="00351F54">
              <w:t>G6 Internet Explorers Team</w:t>
            </w:r>
          </w:p>
        </w:tc>
        <w:tc>
          <w:tcPr>
            <w:tcW w:w="1806" w:type="dxa"/>
            <w:shd w:val="clear" w:color="auto" w:fill="F2F2F2" w:themeFill="background1" w:themeFillShade="F2"/>
          </w:tcPr>
          <w:p w14:paraId="2B2DBB4E" w14:textId="77777777" w:rsidR="003B3097" w:rsidRPr="003B3097" w:rsidRDefault="003B3097" w:rsidP="003B3097">
            <w:pPr>
              <w:rPr>
                <w:b/>
                <w:bCs/>
              </w:rPr>
            </w:pPr>
            <w:r w:rsidRPr="003B3097">
              <w:rPr>
                <w:b/>
                <w:bCs/>
              </w:rPr>
              <w:t>Salary Range:</w:t>
            </w:r>
          </w:p>
        </w:tc>
        <w:tc>
          <w:tcPr>
            <w:tcW w:w="2605" w:type="dxa"/>
          </w:tcPr>
          <w:p w14:paraId="14775C1B" w14:textId="77777777" w:rsidR="003B3097" w:rsidRPr="00351F54" w:rsidRDefault="003B3097" w:rsidP="00A4200E">
            <w:r>
              <w:t>Neg.</w:t>
            </w:r>
          </w:p>
        </w:tc>
      </w:tr>
      <w:tr w:rsidR="003B3097" w:rsidRPr="00351F54" w14:paraId="0F9B32CF" w14:textId="77777777" w:rsidTr="00A4200E">
        <w:tc>
          <w:tcPr>
            <w:tcW w:w="9357" w:type="dxa"/>
            <w:gridSpan w:val="5"/>
            <w:tcBorders>
              <w:top w:val="nil"/>
            </w:tcBorders>
            <w:shd w:val="clear" w:color="auto" w:fill="D9D9D9" w:themeFill="background1" w:themeFillShade="D9"/>
          </w:tcPr>
          <w:p w14:paraId="42F36CA1" w14:textId="7AF8BE71" w:rsidR="003B3097" w:rsidRPr="00351F54" w:rsidRDefault="003B3097" w:rsidP="003B3097">
            <w:r w:rsidRPr="00B95312">
              <w:rPr>
                <w:b/>
                <w:bCs/>
                <w:szCs w:val="22"/>
              </w:rPr>
              <w:t>Job Description</w:t>
            </w:r>
          </w:p>
        </w:tc>
      </w:tr>
      <w:tr w:rsidR="003B3097" w:rsidRPr="00351F54" w14:paraId="390B503C" w14:textId="77777777" w:rsidTr="00A4200E">
        <w:tc>
          <w:tcPr>
            <w:tcW w:w="9357" w:type="dxa"/>
            <w:gridSpan w:val="5"/>
            <w:tcMar>
              <w:bottom w:w="115" w:type="dxa"/>
            </w:tcMar>
          </w:tcPr>
          <w:p w14:paraId="1AED5E67" w14:textId="5706CFAF" w:rsidR="00686743" w:rsidRPr="00686743" w:rsidRDefault="003B3097" w:rsidP="003B3097">
            <w:pPr>
              <w:rPr>
                <w:b/>
                <w:bCs/>
                <w:szCs w:val="22"/>
              </w:rPr>
            </w:pPr>
            <w:r w:rsidRPr="00B95312">
              <w:rPr>
                <w:b/>
                <w:bCs/>
                <w:szCs w:val="22"/>
              </w:rPr>
              <w:t>Roles and Responsibilities</w:t>
            </w:r>
          </w:p>
          <w:p w14:paraId="1B8CC7F8"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Collaborating with the executive team to implement the data strategy</w:t>
            </w:r>
          </w:p>
          <w:p w14:paraId="02E031B7"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Scoping, Designing and Implementing reporting solutions</w:t>
            </w:r>
          </w:p>
          <w:p w14:paraId="6DDFEAEE"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Working with Product to analyse usage, trends and suggest improvements</w:t>
            </w:r>
          </w:p>
          <w:p w14:paraId="4244A82C"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Working with Customer Success Managers to create value-add reporting for clients</w:t>
            </w:r>
          </w:p>
          <w:p w14:paraId="5EF46631"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Working with our R&amp;D teams to surface data</w:t>
            </w:r>
          </w:p>
          <w:p w14:paraId="61014735"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Project Management of various data initiatives</w:t>
            </w:r>
          </w:p>
          <w:p w14:paraId="09159B31" w14:textId="77777777" w:rsidR="003B3097" w:rsidRPr="00686743" w:rsidRDefault="003B3097" w:rsidP="00686743">
            <w:pPr>
              <w:pStyle w:val="ListParagraph"/>
              <w:numPr>
                <w:ilvl w:val="0"/>
                <w:numId w:val="42"/>
              </w:numPr>
              <w:jc w:val="left"/>
              <w:textAlignment w:val="baseline"/>
              <w:rPr>
                <w:color w:val="000000"/>
              </w:rPr>
            </w:pPr>
            <w:r w:rsidRPr="00686743">
              <w:rPr>
                <w:color w:val="000000"/>
              </w:rPr>
              <w:t>Managing other internal and external resources to build reports</w:t>
            </w:r>
          </w:p>
          <w:p w14:paraId="1CEF5F99" w14:textId="77777777" w:rsidR="003B3097" w:rsidRPr="00351F54" w:rsidRDefault="003B3097" w:rsidP="00A4200E">
            <w:pPr>
              <w:pStyle w:val="Heading1"/>
              <w:outlineLvl w:val="0"/>
              <w:rPr>
                <w:sz w:val="20"/>
                <w:szCs w:val="20"/>
              </w:rPr>
            </w:pPr>
            <w:r>
              <w:rPr>
                <w:sz w:val="20"/>
                <w:szCs w:val="20"/>
              </w:rPr>
              <w:t xml:space="preserve"> </w:t>
            </w:r>
          </w:p>
          <w:p w14:paraId="4B16D0A6" w14:textId="77777777" w:rsidR="003B3097" w:rsidRPr="00B95312" w:rsidRDefault="003B3097" w:rsidP="003B3097">
            <w:pPr>
              <w:rPr>
                <w:b/>
                <w:bCs/>
                <w:szCs w:val="22"/>
              </w:rPr>
            </w:pPr>
            <w:r w:rsidRPr="00B95312">
              <w:rPr>
                <w:b/>
                <w:bCs/>
                <w:szCs w:val="22"/>
              </w:rPr>
              <w:t>Qualifications and Educational Requirements</w:t>
            </w:r>
          </w:p>
          <w:p w14:paraId="16E937DC"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3+ years of business intelligence related experience</w:t>
            </w:r>
          </w:p>
          <w:p w14:paraId="0C10B563"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Data-driven and highly analytical </w:t>
            </w:r>
          </w:p>
          <w:p w14:paraId="780B4EDC"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A strong passion and deep understanding of data</w:t>
            </w:r>
          </w:p>
          <w:p w14:paraId="64DD3B17"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Strong technical skills (see section below)</w:t>
            </w:r>
          </w:p>
          <w:p w14:paraId="1630D439"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An open mind and ability to quickly adapt to new environments</w:t>
            </w:r>
          </w:p>
          <w:p w14:paraId="6A4A53A4"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Excellent stakeholder &amp; project management skills</w:t>
            </w:r>
          </w:p>
          <w:p w14:paraId="4077989D"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Excellent business analysis skills </w:t>
            </w:r>
          </w:p>
          <w:p w14:paraId="4726974D" w14:textId="77777777" w:rsidR="003B3097" w:rsidRPr="00686743" w:rsidRDefault="003B3097" w:rsidP="00686743">
            <w:pPr>
              <w:pStyle w:val="ListParagraph"/>
              <w:numPr>
                <w:ilvl w:val="0"/>
                <w:numId w:val="43"/>
              </w:numPr>
              <w:jc w:val="left"/>
              <w:textAlignment w:val="baseline"/>
              <w:rPr>
                <w:color w:val="000000"/>
              </w:rPr>
            </w:pPr>
            <w:r w:rsidRPr="00686743">
              <w:rPr>
                <w:color w:val="000000"/>
              </w:rPr>
              <w:t>Excellent written and oral skills</w:t>
            </w:r>
          </w:p>
          <w:p w14:paraId="2E873DC4" w14:textId="77777777" w:rsidR="003B3097" w:rsidRPr="00351F54" w:rsidRDefault="003B3097" w:rsidP="00A4200E">
            <w:r w:rsidRPr="00351F54">
              <w:t xml:space="preserve"> </w:t>
            </w:r>
          </w:p>
          <w:p w14:paraId="2240BB9A" w14:textId="77777777" w:rsidR="003B3097" w:rsidRPr="00B95312" w:rsidRDefault="003B3097" w:rsidP="003B3097">
            <w:pPr>
              <w:rPr>
                <w:b/>
                <w:bCs/>
                <w:szCs w:val="22"/>
              </w:rPr>
            </w:pPr>
            <w:r w:rsidRPr="00B95312">
              <w:rPr>
                <w:b/>
                <w:bCs/>
                <w:szCs w:val="22"/>
              </w:rPr>
              <w:t>Preferred Skills</w:t>
            </w:r>
          </w:p>
          <w:p w14:paraId="1CBAA3B8" w14:textId="77777777" w:rsidR="003B3097" w:rsidRPr="00686743" w:rsidRDefault="003B3097" w:rsidP="00686743">
            <w:pPr>
              <w:pStyle w:val="ListParagraph"/>
              <w:numPr>
                <w:ilvl w:val="0"/>
                <w:numId w:val="44"/>
              </w:numPr>
              <w:jc w:val="left"/>
              <w:textAlignment w:val="baseline"/>
              <w:rPr>
                <w:color w:val="000000"/>
              </w:rPr>
            </w:pPr>
            <w:r w:rsidRPr="00686743">
              <w:rPr>
                <w:color w:val="000000"/>
              </w:rPr>
              <w:t>Databases:  SQL Server, SSIS, , PostgreSQL, AWS RedShift</w:t>
            </w:r>
          </w:p>
          <w:p w14:paraId="3F2792D3" w14:textId="77777777" w:rsidR="003B3097" w:rsidRPr="00686743" w:rsidRDefault="003B3097" w:rsidP="00686743">
            <w:pPr>
              <w:pStyle w:val="ListParagraph"/>
              <w:numPr>
                <w:ilvl w:val="0"/>
                <w:numId w:val="44"/>
              </w:numPr>
              <w:jc w:val="left"/>
              <w:textAlignment w:val="baseline"/>
              <w:rPr>
                <w:color w:val="000000"/>
              </w:rPr>
            </w:pPr>
            <w:r w:rsidRPr="00686743">
              <w:rPr>
                <w:color w:val="000000"/>
              </w:rPr>
              <w:t>Languages:  DAX, SQL, PLSQL, TSQL, Python</w:t>
            </w:r>
          </w:p>
          <w:p w14:paraId="6C387F58" w14:textId="77777777" w:rsidR="003B3097" w:rsidRPr="00686743" w:rsidRDefault="003B3097" w:rsidP="00686743">
            <w:pPr>
              <w:pStyle w:val="ListParagraph"/>
              <w:numPr>
                <w:ilvl w:val="0"/>
                <w:numId w:val="44"/>
              </w:numPr>
              <w:jc w:val="left"/>
              <w:textAlignment w:val="baseline"/>
              <w:rPr>
                <w:color w:val="000000"/>
              </w:rPr>
            </w:pPr>
            <w:r w:rsidRPr="00686743">
              <w:rPr>
                <w:color w:val="000000"/>
              </w:rPr>
              <w:t xml:space="preserve">Software:  Power BI, Excel - Power Pivot &amp; Power Query, Data Models, BPMN, Google Analytics and Data Studio, </w:t>
            </w:r>
            <w:proofErr w:type="spellStart"/>
            <w:r w:rsidRPr="00686743">
              <w:rPr>
                <w:color w:val="000000"/>
              </w:rPr>
              <w:t>MixPanel</w:t>
            </w:r>
            <w:proofErr w:type="spellEnd"/>
            <w:r w:rsidRPr="00686743">
              <w:rPr>
                <w:color w:val="000000"/>
              </w:rPr>
              <w:t xml:space="preserve">, </w:t>
            </w:r>
            <w:proofErr w:type="spellStart"/>
            <w:r w:rsidRPr="00686743">
              <w:rPr>
                <w:color w:val="000000"/>
              </w:rPr>
              <w:t>QuickSight</w:t>
            </w:r>
            <w:proofErr w:type="spellEnd"/>
          </w:p>
          <w:p w14:paraId="4E7A32E0" w14:textId="77777777" w:rsidR="003B3097" w:rsidRPr="00351F54" w:rsidRDefault="003B3097" w:rsidP="00A4200E"/>
          <w:p w14:paraId="18BC466F" w14:textId="77777777" w:rsidR="003B3097" w:rsidRPr="00B95312" w:rsidRDefault="003B3097" w:rsidP="003B3097">
            <w:pPr>
              <w:rPr>
                <w:b/>
                <w:bCs/>
                <w:szCs w:val="22"/>
              </w:rPr>
            </w:pPr>
            <w:r w:rsidRPr="00B95312">
              <w:rPr>
                <w:b/>
                <w:bCs/>
                <w:szCs w:val="22"/>
              </w:rPr>
              <w:t>Additional Notes</w:t>
            </w:r>
          </w:p>
          <w:p w14:paraId="048F0F8D" w14:textId="77777777" w:rsidR="003B3097" w:rsidRDefault="003B3097" w:rsidP="003B3097">
            <w:pPr>
              <w:pStyle w:val="ListParagraph"/>
              <w:numPr>
                <w:ilvl w:val="0"/>
                <w:numId w:val="27"/>
              </w:numPr>
              <w:spacing w:before="30" w:after="30" w:line="240" w:lineRule="auto"/>
              <w:jc w:val="left"/>
            </w:pPr>
            <w:r>
              <w:t>Excellent communication skills</w:t>
            </w:r>
          </w:p>
          <w:p w14:paraId="7F543410" w14:textId="77777777" w:rsidR="003B3097" w:rsidRPr="002B6842" w:rsidRDefault="003B3097" w:rsidP="003B3097">
            <w:pPr>
              <w:pStyle w:val="ListParagraph"/>
              <w:numPr>
                <w:ilvl w:val="0"/>
                <w:numId w:val="27"/>
              </w:numPr>
              <w:spacing w:before="30" w:after="30" w:line="240" w:lineRule="auto"/>
              <w:jc w:val="left"/>
            </w:pPr>
            <w:r>
              <w:t>CEFR C1 minimum English language.</w:t>
            </w:r>
          </w:p>
          <w:p w14:paraId="5C5E5195" w14:textId="77777777" w:rsidR="003B3097" w:rsidRDefault="003B3097" w:rsidP="003B3097">
            <w:pPr>
              <w:pStyle w:val="ListParagraph"/>
              <w:numPr>
                <w:ilvl w:val="0"/>
                <w:numId w:val="27"/>
              </w:numPr>
              <w:spacing w:before="30" w:after="30" w:line="240" w:lineRule="auto"/>
              <w:jc w:val="left"/>
            </w:pPr>
            <w:r w:rsidRPr="002B6842">
              <w:t>Work collaboratively</w:t>
            </w:r>
          </w:p>
          <w:p w14:paraId="296CA011" w14:textId="77777777" w:rsidR="003B3097" w:rsidRPr="002B6842" w:rsidRDefault="003B3097" w:rsidP="003B3097">
            <w:pPr>
              <w:pStyle w:val="ListParagraph"/>
              <w:numPr>
                <w:ilvl w:val="0"/>
                <w:numId w:val="27"/>
              </w:numPr>
              <w:spacing w:before="30" w:after="30" w:line="240" w:lineRule="auto"/>
              <w:jc w:val="left"/>
            </w:pPr>
            <w:r>
              <w:t>Be prepared to travel.</w:t>
            </w:r>
          </w:p>
          <w:p w14:paraId="474564F9" w14:textId="77777777" w:rsidR="003B3097" w:rsidRPr="00351F54" w:rsidRDefault="003B3097" w:rsidP="00A4200E"/>
          <w:p w14:paraId="4C3F7228" w14:textId="77777777" w:rsidR="003B3097" w:rsidRPr="00351F54" w:rsidRDefault="003B3097" w:rsidP="00A4200E"/>
        </w:tc>
      </w:tr>
    </w:tbl>
    <w:p w14:paraId="0211D043" w14:textId="77777777" w:rsidR="003B3097" w:rsidRPr="00351F54" w:rsidRDefault="003B3097" w:rsidP="003B3097"/>
    <w:p w14:paraId="307E7144" w14:textId="77777777" w:rsidR="002B371E" w:rsidRDefault="002B371E" w:rsidP="007B1B54">
      <w:pPr>
        <w:rPr>
          <w:rFonts w:eastAsiaTheme="majorEastAsia"/>
          <w:lang w:eastAsia="en-US"/>
        </w:rPr>
      </w:pPr>
    </w:p>
    <w:p w14:paraId="17CFF6C5" w14:textId="77777777" w:rsidR="002B371E" w:rsidRDefault="002B371E" w:rsidP="007B1B54">
      <w:pPr>
        <w:rPr>
          <w:rFonts w:eastAsiaTheme="majorEastAsia"/>
          <w:lang w:eastAsia="en-US"/>
        </w:rPr>
      </w:pPr>
    </w:p>
    <w:p w14:paraId="0259D754" w14:textId="77777777" w:rsidR="002B371E" w:rsidRDefault="002B371E" w:rsidP="007B1B54">
      <w:pPr>
        <w:rPr>
          <w:rFonts w:eastAsiaTheme="majorEastAsia"/>
          <w:lang w:eastAsia="en-US"/>
        </w:rPr>
      </w:pPr>
    </w:p>
    <w:p w14:paraId="5FD16C92" w14:textId="77777777" w:rsidR="002B371E" w:rsidRDefault="002B371E" w:rsidP="007B1B54">
      <w:pPr>
        <w:rPr>
          <w:rFonts w:eastAsiaTheme="majorEastAsia"/>
          <w:lang w:eastAsia="en-US"/>
        </w:rPr>
      </w:pPr>
    </w:p>
    <w:p w14:paraId="0E85B9E4" w14:textId="77777777" w:rsidR="002B371E" w:rsidRDefault="002B371E" w:rsidP="007B1B54">
      <w:pPr>
        <w:rPr>
          <w:rFonts w:eastAsiaTheme="majorEastAsia"/>
          <w:lang w:eastAsia="en-US"/>
        </w:rPr>
      </w:pPr>
    </w:p>
    <w:p w14:paraId="18A92BBD" w14:textId="77777777" w:rsidR="002B371E" w:rsidRDefault="002B371E" w:rsidP="007B1B54">
      <w:pPr>
        <w:rPr>
          <w:rFonts w:eastAsiaTheme="majorEastAsia"/>
          <w:lang w:eastAsia="en-US"/>
        </w:rPr>
      </w:pPr>
    </w:p>
    <w:p w14:paraId="2B36C4A6" w14:textId="77777777" w:rsidR="00E76026" w:rsidRDefault="00E76026">
      <w:pPr>
        <w:spacing w:after="160" w:line="259" w:lineRule="auto"/>
        <w:jc w:val="left"/>
        <w:rPr>
          <w:rFonts w:eastAsiaTheme="majorEastAsia"/>
          <w:lang w:eastAsia="en-US"/>
        </w:rPr>
      </w:pPr>
      <w:r>
        <w:rPr>
          <w:rFonts w:eastAsiaTheme="majorEastAsia"/>
          <w:lang w:eastAsia="en-US"/>
        </w:rPr>
        <w:br w:type="page"/>
      </w:r>
    </w:p>
    <w:p w14:paraId="34715FFC" w14:textId="737D5BC7" w:rsidR="009F44F8" w:rsidRDefault="002B371E" w:rsidP="007B1B54">
      <w:pPr>
        <w:rPr>
          <w:rFonts w:eastAsiaTheme="majorEastAsia"/>
          <w:lang w:eastAsia="en-US"/>
        </w:rPr>
      </w:pPr>
      <w:r>
        <w:rPr>
          <w:rFonts w:eastAsiaTheme="majorEastAsia"/>
          <w:lang w:eastAsia="en-US"/>
        </w:rPr>
        <w:lastRenderedPageBreak/>
        <w:t>A Full Stack Developer is required for the project team to develop deliverables. Currently none of the existing team members have these capabilities. The requirements for the position are outlined below.</w:t>
      </w:r>
    </w:p>
    <w:p w14:paraId="2F40587F" w14:textId="77777777" w:rsidR="002B371E" w:rsidRDefault="002B371E"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B371E" w:rsidRPr="00B95312" w14:paraId="0B7E0502" w14:textId="77777777" w:rsidTr="00E76026">
        <w:trPr>
          <w:gridAfter w:val="1"/>
          <w:wAfter w:w="7" w:type="dxa"/>
        </w:trPr>
        <w:tc>
          <w:tcPr>
            <w:tcW w:w="1838" w:type="dxa"/>
            <w:shd w:val="clear" w:color="auto" w:fill="F2F2F2" w:themeFill="background1" w:themeFillShade="F2"/>
          </w:tcPr>
          <w:p w14:paraId="165DCA74" w14:textId="77777777" w:rsidR="002B371E" w:rsidRPr="00B95312" w:rsidRDefault="002B371E" w:rsidP="00861C88">
            <w:pPr>
              <w:rPr>
                <w:b/>
                <w:bCs/>
                <w:szCs w:val="22"/>
              </w:rPr>
            </w:pPr>
            <w:r w:rsidRPr="00B95312">
              <w:rPr>
                <w:b/>
                <w:bCs/>
                <w:szCs w:val="22"/>
              </w:rPr>
              <w:t>Title:</w:t>
            </w:r>
          </w:p>
        </w:tc>
        <w:tc>
          <w:tcPr>
            <w:tcW w:w="3101" w:type="dxa"/>
          </w:tcPr>
          <w:p w14:paraId="272C78D1" w14:textId="77777777" w:rsidR="002B371E" w:rsidRPr="00B95312" w:rsidRDefault="002B371E" w:rsidP="00E76026">
            <w:pPr>
              <w:rPr>
                <w:szCs w:val="22"/>
              </w:rPr>
            </w:pPr>
            <w:r w:rsidRPr="00B95312">
              <w:rPr>
                <w:szCs w:val="22"/>
              </w:rPr>
              <w:t>Full Stack Developer</w:t>
            </w:r>
          </w:p>
        </w:tc>
        <w:tc>
          <w:tcPr>
            <w:tcW w:w="1806" w:type="dxa"/>
            <w:shd w:val="clear" w:color="auto" w:fill="F2F2F2" w:themeFill="background1" w:themeFillShade="F2"/>
          </w:tcPr>
          <w:p w14:paraId="7023B800" w14:textId="77777777" w:rsidR="002B371E" w:rsidRPr="00B95312" w:rsidRDefault="00F62D3A" w:rsidP="00861C88">
            <w:pPr>
              <w:rPr>
                <w:b/>
                <w:bCs/>
                <w:szCs w:val="22"/>
              </w:rPr>
            </w:pPr>
            <w:sdt>
              <w:sdtPr>
                <w:rPr>
                  <w:b/>
                  <w:bCs/>
                  <w:szCs w:val="22"/>
                </w:rPr>
                <w:alias w:val="Job Category:"/>
                <w:tag w:val="Job Category:"/>
                <w:id w:val="-662242405"/>
                <w:placeholder>
                  <w:docPart w:val="8431CEDAA967474CB6F9A13DE3F8E431"/>
                </w:placeholder>
                <w:temporary/>
                <w:showingPlcHdr/>
                <w15:appearance w15:val="hidden"/>
              </w:sdtPr>
              <w:sdtContent>
                <w:r w:rsidR="002B371E" w:rsidRPr="00B95312">
                  <w:rPr>
                    <w:b/>
                    <w:bCs/>
                    <w:szCs w:val="22"/>
                  </w:rPr>
                  <w:t>Job Category</w:t>
                </w:r>
              </w:sdtContent>
            </w:sdt>
            <w:r w:rsidR="002B371E" w:rsidRPr="00B95312">
              <w:rPr>
                <w:b/>
                <w:bCs/>
                <w:szCs w:val="22"/>
              </w:rPr>
              <w:t>:</w:t>
            </w:r>
          </w:p>
        </w:tc>
        <w:tc>
          <w:tcPr>
            <w:tcW w:w="2605" w:type="dxa"/>
          </w:tcPr>
          <w:p w14:paraId="2556BC2E" w14:textId="77777777" w:rsidR="002B371E" w:rsidRPr="00B95312" w:rsidRDefault="002B371E" w:rsidP="00E76026">
            <w:pPr>
              <w:rPr>
                <w:szCs w:val="22"/>
              </w:rPr>
            </w:pPr>
            <w:r w:rsidRPr="00B95312">
              <w:rPr>
                <w:szCs w:val="22"/>
              </w:rPr>
              <w:t>Technical</w:t>
            </w:r>
          </w:p>
        </w:tc>
      </w:tr>
      <w:tr w:rsidR="002B371E" w:rsidRPr="00B95312" w14:paraId="0A58585C" w14:textId="77777777" w:rsidTr="00E76026">
        <w:trPr>
          <w:gridAfter w:val="1"/>
          <w:wAfter w:w="7" w:type="dxa"/>
        </w:trPr>
        <w:tc>
          <w:tcPr>
            <w:tcW w:w="1838" w:type="dxa"/>
            <w:shd w:val="clear" w:color="auto" w:fill="F2F2F2" w:themeFill="background1" w:themeFillShade="F2"/>
          </w:tcPr>
          <w:p w14:paraId="7C92DE76" w14:textId="77777777" w:rsidR="002B371E" w:rsidRPr="00B95312" w:rsidRDefault="002B371E" w:rsidP="00861C88">
            <w:pPr>
              <w:rPr>
                <w:b/>
                <w:bCs/>
                <w:szCs w:val="22"/>
              </w:rPr>
            </w:pPr>
            <w:r w:rsidRPr="00B95312">
              <w:rPr>
                <w:b/>
                <w:bCs/>
                <w:szCs w:val="22"/>
              </w:rPr>
              <w:t>Group:</w:t>
            </w:r>
          </w:p>
        </w:tc>
        <w:tc>
          <w:tcPr>
            <w:tcW w:w="3101" w:type="dxa"/>
          </w:tcPr>
          <w:p w14:paraId="296D52AC" w14:textId="77777777" w:rsidR="002B371E" w:rsidRPr="00B95312" w:rsidRDefault="002B371E" w:rsidP="00E76026">
            <w:pPr>
              <w:rPr>
                <w:szCs w:val="22"/>
              </w:rPr>
            </w:pPr>
            <w:r w:rsidRPr="00B95312">
              <w:rPr>
                <w:szCs w:val="22"/>
              </w:rPr>
              <w:t>G6 Internet Explorers Team</w:t>
            </w:r>
          </w:p>
        </w:tc>
        <w:tc>
          <w:tcPr>
            <w:tcW w:w="1806" w:type="dxa"/>
            <w:shd w:val="clear" w:color="auto" w:fill="F2F2F2" w:themeFill="background1" w:themeFillShade="F2"/>
          </w:tcPr>
          <w:p w14:paraId="6209696C" w14:textId="77777777" w:rsidR="002B371E" w:rsidRPr="00B95312" w:rsidRDefault="002B371E" w:rsidP="00861C88">
            <w:pPr>
              <w:rPr>
                <w:b/>
                <w:bCs/>
                <w:szCs w:val="22"/>
              </w:rPr>
            </w:pPr>
            <w:r w:rsidRPr="00B95312">
              <w:rPr>
                <w:b/>
                <w:bCs/>
                <w:szCs w:val="22"/>
              </w:rPr>
              <w:t>Salary Range:</w:t>
            </w:r>
          </w:p>
        </w:tc>
        <w:tc>
          <w:tcPr>
            <w:tcW w:w="2605" w:type="dxa"/>
          </w:tcPr>
          <w:p w14:paraId="1E1E4561" w14:textId="77777777" w:rsidR="002B371E" w:rsidRPr="00B95312" w:rsidRDefault="002B371E" w:rsidP="00E76026">
            <w:pPr>
              <w:rPr>
                <w:szCs w:val="22"/>
              </w:rPr>
            </w:pPr>
            <w:r w:rsidRPr="00B95312">
              <w:rPr>
                <w:szCs w:val="22"/>
              </w:rPr>
              <w:t>Neg.</w:t>
            </w:r>
          </w:p>
        </w:tc>
      </w:tr>
      <w:tr w:rsidR="002B371E" w:rsidRPr="00B95312" w14:paraId="60216908" w14:textId="77777777" w:rsidTr="00E76026">
        <w:tc>
          <w:tcPr>
            <w:tcW w:w="9357" w:type="dxa"/>
            <w:gridSpan w:val="5"/>
            <w:tcBorders>
              <w:top w:val="nil"/>
            </w:tcBorders>
            <w:shd w:val="clear" w:color="auto" w:fill="D9D9D9" w:themeFill="background1" w:themeFillShade="D9"/>
          </w:tcPr>
          <w:p w14:paraId="7A4264C9" w14:textId="6E555C93" w:rsidR="002B371E" w:rsidRPr="00B95312" w:rsidRDefault="00861C88" w:rsidP="00861C88">
            <w:pPr>
              <w:rPr>
                <w:szCs w:val="22"/>
              </w:rPr>
            </w:pPr>
            <w:r w:rsidRPr="00B95312">
              <w:rPr>
                <w:b/>
                <w:bCs/>
                <w:szCs w:val="22"/>
              </w:rPr>
              <w:t>Job Description</w:t>
            </w:r>
          </w:p>
        </w:tc>
      </w:tr>
      <w:tr w:rsidR="002B371E" w:rsidRPr="00B95312" w14:paraId="5FB635B3" w14:textId="77777777" w:rsidTr="00E76026">
        <w:tc>
          <w:tcPr>
            <w:tcW w:w="9357" w:type="dxa"/>
            <w:gridSpan w:val="5"/>
            <w:tcMar>
              <w:bottom w:w="115" w:type="dxa"/>
            </w:tcMar>
          </w:tcPr>
          <w:p w14:paraId="7CC7350A" w14:textId="7B0AB9E7" w:rsidR="002B371E" w:rsidRPr="00B95312" w:rsidRDefault="00861C88" w:rsidP="00861C88">
            <w:pPr>
              <w:rPr>
                <w:b/>
                <w:bCs/>
                <w:szCs w:val="22"/>
              </w:rPr>
            </w:pPr>
            <w:r w:rsidRPr="00B95312">
              <w:rPr>
                <w:b/>
                <w:bCs/>
                <w:szCs w:val="22"/>
              </w:rPr>
              <w:t>Roles and Responsibilities</w:t>
            </w:r>
          </w:p>
          <w:p w14:paraId="014AB85F" w14:textId="77777777" w:rsidR="002B371E" w:rsidRPr="00B95312" w:rsidRDefault="002B371E" w:rsidP="00E76026">
            <w:pPr>
              <w:rPr>
                <w:szCs w:val="22"/>
              </w:rPr>
            </w:pPr>
            <w:r w:rsidRPr="00B95312">
              <w:rPr>
                <w:szCs w:val="22"/>
              </w:rPr>
              <w:t>In this role you will be required to develop and  maintain both back-end and front-end systems. You will be required to incorporate a number of designs and processes, which support the Garden Mates vision as an application-based platform for household plant development. Streamlining the processes for excellent customer satisfaction through our platform.</w:t>
            </w:r>
          </w:p>
          <w:p w14:paraId="2A8FD22E" w14:textId="77777777" w:rsidR="002B371E" w:rsidRPr="00B95312" w:rsidRDefault="002B371E" w:rsidP="00E76026">
            <w:pPr>
              <w:rPr>
                <w:szCs w:val="22"/>
              </w:rPr>
            </w:pPr>
          </w:p>
          <w:p w14:paraId="6A7EF4FE"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Backend and front-end application architecture</w:t>
            </w:r>
          </w:p>
          <w:p w14:paraId="2389A827"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Design and develop critical APIs</w:t>
            </w:r>
          </w:p>
          <w:p w14:paraId="7304A34D"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Meet technical needs as required</w:t>
            </w:r>
          </w:p>
          <w:p w14:paraId="13F9B796"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interactive user interfaces on different applications</w:t>
            </w:r>
          </w:p>
          <w:p w14:paraId="6E04BDA5" w14:textId="77777777" w:rsidR="002B371E" w:rsidRPr="00B95312" w:rsidRDefault="002B371E" w:rsidP="00E76026">
            <w:pPr>
              <w:pStyle w:val="ListNumber"/>
              <w:numPr>
                <w:ilvl w:val="0"/>
                <w:numId w:val="0"/>
              </w:numPr>
              <w:rPr>
                <w:rFonts w:ascii="Century Gothic" w:hAnsi="Century Gothic"/>
                <w:sz w:val="22"/>
                <w:szCs w:val="22"/>
              </w:rPr>
            </w:pPr>
          </w:p>
          <w:p w14:paraId="3E13038E" w14:textId="77777777" w:rsidR="00861C88" w:rsidRPr="00B95312" w:rsidRDefault="00861C88" w:rsidP="00861C88">
            <w:pPr>
              <w:rPr>
                <w:b/>
                <w:bCs/>
                <w:szCs w:val="22"/>
              </w:rPr>
            </w:pPr>
            <w:r w:rsidRPr="00B95312">
              <w:rPr>
                <w:b/>
                <w:bCs/>
                <w:szCs w:val="22"/>
              </w:rPr>
              <w:t>Qualifications and Educational Requirements</w:t>
            </w:r>
          </w:p>
          <w:p w14:paraId="12FA8027" w14:textId="77777777" w:rsidR="002B371E" w:rsidRPr="00B95312" w:rsidRDefault="002B371E" w:rsidP="002B371E">
            <w:pPr>
              <w:pStyle w:val="ListParagraph"/>
              <w:numPr>
                <w:ilvl w:val="0"/>
                <w:numId w:val="29"/>
              </w:numPr>
              <w:spacing w:before="30" w:after="30" w:line="240" w:lineRule="auto"/>
              <w:jc w:val="left"/>
            </w:pPr>
            <w:r w:rsidRPr="00B95312">
              <w:t>At least 3 years of experience in producing complex systems</w:t>
            </w:r>
          </w:p>
          <w:p w14:paraId="2F130EF1" w14:textId="77777777" w:rsidR="002B371E" w:rsidRPr="00B95312" w:rsidRDefault="002B371E" w:rsidP="002B371E">
            <w:pPr>
              <w:pStyle w:val="ListParagraph"/>
              <w:numPr>
                <w:ilvl w:val="0"/>
                <w:numId w:val="29"/>
              </w:numPr>
              <w:spacing w:before="30" w:after="30" w:line="240" w:lineRule="auto"/>
              <w:jc w:val="left"/>
            </w:pPr>
            <w:r w:rsidRPr="00B95312">
              <w:t>Computer science degree</w:t>
            </w:r>
          </w:p>
          <w:p w14:paraId="093104ED" w14:textId="77777777" w:rsidR="002B371E" w:rsidRPr="00B95312" w:rsidRDefault="002B371E" w:rsidP="002B371E">
            <w:pPr>
              <w:pStyle w:val="ListParagraph"/>
              <w:numPr>
                <w:ilvl w:val="0"/>
                <w:numId w:val="29"/>
              </w:numPr>
              <w:spacing w:before="30" w:after="30" w:line="240" w:lineRule="auto"/>
              <w:jc w:val="left"/>
            </w:pPr>
            <w:r w:rsidRPr="00B95312">
              <w:t>Extensive understanding on HTML Javascript</w:t>
            </w:r>
          </w:p>
          <w:p w14:paraId="3896B59D" w14:textId="719C1528" w:rsidR="002B371E" w:rsidRPr="00B95312" w:rsidRDefault="002B371E" w:rsidP="002B371E">
            <w:pPr>
              <w:pStyle w:val="ListParagraph"/>
              <w:numPr>
                <w:ilvl w:val="0"/>
                <w:numId w:val="29"/>
              </w:numPr>
              <w:spacing w:before="30" w:after="30" w:line="240" w:lineRule="auto"/>
              <w:jc w:val="left"/>
            </w:pPr>
            <w:r w:rsidRPr="00B95312">
              <w:t>Familiarity with NoSQL databases and database design.</w:t>
            </w:r>
          </w:p>
          <w:p w14:paraId="08C226C0" w14:textId="77777777" w:rsidR="002B371E" w:rsidRPr="00B95312" w:rsidRDefault="002B371E" w:rsidP="002B371E">
            <w:pPr>
              <w:pStyle w:val="ListParagraph"/>
              <w:numPr>
                <w:ilvl w:val="0"/>
                <w:numId w:val="29"/>
              </w:numPr>
              <w:spacing w:before="30" w:after="30" w:line="240" w:lineRule="auto"/>
              <w:jc w:val="left"/>
            </w:pPr>
            <w:r w:rsidRPr="00B95312">
              <w:t>Expertise in python, React Native.</w:t>
            </w:r>
          </w:p>
          <w:p w14:paraId="1B5537A5" w14:textId="66505CAE" w:rsidR="002B371E" w:rsidRPr="00B95312" w:rsidRDefault="002B371E" w:rsidP="002B371E">
            <w:pPr>
              <w:pStyle w:val="ListParagraph"/>
              <w:numPr>
                <w:ilvl w:val="0"/>
                <w:numId w:val="29"/>
              </w:numPr>
              <w:spacing w:before="30" w:after="30" w:line="240" w:lineRule="auto"/>
              <w:jc w:val="left"/>
            </w:pPr>
            <w:r w:rsidRPr="00B95312">
              <w:t xml:space="preserve">Experience in REST </w:t>
            </w:r>
            <w:r w:rsidR="00FC5C42" w:rsidRPr="00B95312">
              <w:t>API</w:t>
            </w:r>
            <w:r w:rsidRPr="00B95312">
              <w:t>’s.</w:t>
            </w:r>
          </w:p>
          <w:p w14:paraId="2F4468A5" w14:textId="77777777" w:rsidR="002B371E" w:rsidRPr="00B95312" w:rsidRDefault="002B371E" w:rsidP="002B371E">
            <w:pPr>
              <w:pStyle w:val="ListParagraph"/>
              <w:numPr>
                <w:ilvl w:val="0"/>
                <w:numId w:val="29"/>
              </w:numPr>
              <w:spacing w:before="30" w:after="30" w:line="240" w:lineRule="auto"/>
              <w:jc w:val="left"/>
            </w:pPr>
            <w:r w:rsidRPr="00B95312">
              <w:t>Experience in Containerisation essential.</w:t>
            </w:r>
          </w:p>
          <w:p w14:paraId="3D49C58F" w14:textId="77777777" w:rsidR="002B371E" w:rsidRPr="00B95312" w:rsidRDefault="002B371E" w:rsidP="00E76026">
            <w:pPr>
              <w:rPr>
                <w:szCs w:val="22"/>
              </w:rPr>
            </w:pPr>
          </w:p>
          <w:p w14:paraId="522CCE4C" w14:textId="5794F787" w:rsidR="002B371E" w:rsidRPr="00B95312" w:rsidRDefault="00861C88" w:rsidP="00861C88">
            <w:pPr>
              <w:rPr>
                <w:b/>
                <w:bCs/>
                <w:szCs w:val="22"/>
              </w:rPr>
            </w:pPr>
            <w:r w:rsidRPr="00B95312">
              <w:rPr>
                <w:b/>
                <w:bCs/>
                <w:szCs w:val="22"/>
              </w:rPr>
              <w:t>Preferred Skills</w:t>
            </w:r>
          </w:p>
          <w:p w14:paraId="1BF3212A" w14:textId="77777777" w:rsidR="002B371E" w:rsidRPr="00B95312" w:rsidRDefault="002B371E" w:rsidP="002B371E">
            <w:pPr>
              <w:pStyle w:val="ListParagraph"/>
              <w:numPr>
                <w:ilvl w:val="0"/>
                <w:numId w:val="29"/>
              </w:numPr>
              <w:spacing w:before="30" w:after="30" w:line="240" w:lineRule="auto"/>
              <w:jc w:val="left"/>
            </w:pPr>
            <w:r w:rsidRPr="00B95312">
              <w:t>Excellent in both written and verbal communication skills</w:t>
            </w:r>
          </w:p>
          <w:p w14:paraId="594BFCC8" w14:textId="77777777" w:rsidR="002B371E" w:rsidRPr="00B95312" w:rsidRDefault="002B371E" w:rsidP="002B371E">
            <w:pPr>
              <w:pStyle w:val="ListParagraph"/>
              <w:numPr>
                <w:ilvl w:val="0"/>
                <w:numId w:val="29"/>
              </w:numPr>
              <w:spacing w:before="30" w:after="30" w:line="240" w:lineRule="auto"/>
              <w:jc w:val="left"/>
            </w:pPr>
            <w:r w:rsidRPr="00B95312">
              <w:t>Familiarity with Adobe PhoneGap would be highly desirable.</w:t>
            </w:r>
          </w:p>
          <w:p w14:paraId="532D6B28" w14:textId="77777777" w:rsidR="002B371E" w:rsidRPr="00B95312" w:rsidRDefault="002B371E" w:rsidP="002B371E">
            <w:pPr>
              <w:pStyle w:val="ListParagraph"/>
              <w:numPr>
                <w:ilvl w:val="0"/>
                <w:numId w:val="29"/>
              </w:numPr>
              <w:spacing w:before="30" w:after="30" w:line="240" w:lineRule="auto"/>
              <w:jc w:val="left"/>
            </w:pPr>
            <w:r w:rsidRPr="00B95312">
              <w:t>Familiarity with Jenkins is desirable.</w:t>
            </w:r>
          </w:p>
          <w:p w14:paraId="1074C9F5" w14:textId="77777777" w:rsidR="002B371E" w:rsidRPr="00B95312" w:rsidRDefault="002B371E" w:rsidP="00E76026">
            <w:pPr>
              <w:pStyle w:val="ListParagraph"/>
            </w:pPr>
          </w:p>
          <w:p w14:paraId="2E947E47" w14:textId="77777777" w:rsidR="00861C88" w:rsidRPr="00B95312" w:rsidRDefault="00861C88" w:rsidP="00861C88">
            <w:pPr>
              <w:rPr>
                <w:b/>
                <w:bCs/>
                <w:szCs w:val="22"/>
              </w:rPr>
            </w:pPr>
            <w:r w:rsidRPr="00B95312">
              <w:rPr>
                <w:b/>
                <w:bCs/>
                <w:szCs w:val="22"/>
              </w:rPr>
              <w:t>Additional Notes</w:t>
            </w:r>
          </w:p>
          <w:p w14:paraId="6BF13E59" w14:textId="77777777" w:rsidR="002B371E" w:rsidRPr="00B95312" w:rsidRDefault="002B371E" w:rsidP="002B371E">
            <w:pPr>
              <w:pStyle w:val="ListParagraph"/>
              <w:numPr>
                <w:ilvl w:val="0"/>
                <w:numId w:val="27"/>
              </w:numPr>
              <w:spacing w:before="30" w:after="30" w:line="240" w:lineRule="auto"/>
              <w:jc w:val="left"/>
            </w:pPr>
            <w:r w:rsidRPr="00B95312">
              <w:t>Work collaboratively</w:t>
            </w:r>
          </w:p>
          <w:p w14:paraId="20F1BAD2" w14:textId="77777777" w:rsidR="002B371E" w:rsidRPr="00B95312" w:rsidRDefault="002B371E" w:rsidP="00E76026">
            <w:pPr>
              <w:rPr>
                <w:szCs w:val="22"/>
              </w:rPr>
            </w:pPr>
          </w:p>
          <w:p w14:paraId="7498BFB6" w14:textId="77777777" w:rsidR="002B371E" w:rsidRPr="00B95312" w:rsidRDefault="002B371E" w:rsidP="00E76026">
            <w:pPr>
              <w:rPr>
                <w:szCs w:val="22"/>
              </w:rPr>
            </w:pPr>
          </w:p>
          <w:p w14:paraId="22FF9684" w14:textId="77777777" w:rsidR="002B371E" w:rsidRPr="00B95312" w:rsidRDefault="002B371E" w:rsidP="00E76026">
            <w:pPr>
              <w:rPr>
                <w:szCs w:val="22"/>
              </w:rPr>
            </w:pPr>
          </w:p>
          <w:p w14:paraId="423E00EC" w14:textId="77777777" w:rsidR="002B371E" w:rsidRPr="00B95312" w:rsidRDefault="002B371E" w:rsidP="00E76026">
            <w:pPr>
              <w:rPr>
                <w:szCs w:val="22"/>
              </w:rPr>
            </w:pPr>
          </w:p>
        </w:tc>
      </w:tr>
    </w:tbl>
    <w:p w14:paraId="6C36F74E" w14:textId="77777777" w:rsidR="002B371E" w:rsidRPr="00351F54" w:rsidRDefault="002B371E" w:rsidP="002B371E"/>
    <w:p w14:paraId="4D7713E9" w14:textId="77777777" w:rsidR="002B371E" w:rsidRDefault="002B371E" w:rsidP="007B1B54">
      <w:pPr>
        <w:rPr>
          <w:rFonts w:eastAsiaTheme="majorEastAsia"/>
          <w:lang w:eastAsia="en-US"/>
        </w:rPr>
      </w:pPr>
    </w:p>
    <w:p w14:paraId="6606F460" w14:textId="33D9E702" w:rsidR="009F44F8" w:rsidRDefault="009F44F8" w:rsidP="00E9097A">
      <w:pPr>
        <w:rPr>
          <w:rFonts w:eastAsiaTheme="majorEastAsia"/>
          <w:lang w:eastAsia="en-US"/>
        </w:rPr>
      </w:pPr>
    </w:p>
    <w:p w14:paraId="4980134A" w14:textId="77777777" w:rsidR="009F44F8" w:rsidRPr="00E9097A" w:rsidRDefault="009F44F8" w:rsidP="00E9097A">
      <w:pPr>
        <w:rPr>
          <w:rFonts w:eastAsiaTheme="majorEastAsia"/>
          <w:lang w:eastAsia="en-US"/>
        </w:rPr>
      </w:pPr>
    </w:p>
    <w:p w14:paraId="1C292EF2" w14:textId="46D9D3BD" w:rsidR="00FD4D0A" w:rsidRPr="006E1C8B" w:rsidRDefault="007B0EB7" w:rsidP="00FD4D0A">
      <w:pPr>
        <w:rPr>
          <w:rFonts w:eastAsiaTheme="majorEastAsia" w:cstheme="majorBidi"/>
          <w:color w:val="C40827"/>
          <w:sz w:val="26"/>
          <w:szCs w:val="26"/>
        </w:rPr>
      </w:pPr>
      <w:r>
        <w:br w:type="page"/>
      </w:r>
    </w:p>
    <w:p w14:paraId="7A93EAA7" w14:textId="7B2DC5FB" w:rsidR="00663667" w:rsidRDefault="00231C2C" w:rsidP="00231C2C">
      <w:pPr>
        <w:pStyle w:val="Heading2"/>
      </w:pPr>
      <w:bookmarkStart w:id="285" w:name="_Toc32680052"/>
      <w:r>
        <w:lastRenderedPageBreak/>
        <w:t>Group Reflection</w:t>
      </w:r>
      <w:bookmarkEnd w:id="285"/>
    </w:p>
    <w:p w14:paraId="22BBFC4C" w14:textId="20CABEBC" w:rsidR="00663667" w:rsidRDefault="00663667"/>
    <w:p w14:paraId="5DB9BAB9" w14:textId="77777777" w:rsidR="00DB287A" w:rsidRDefault="00DB287A" w:rsidP="00DB287A">
      <w:pPr>
        <w:rPr>
          <w:lang w:eastAsia="en-US"/>
        </w:rPr>
      </w:pPr>
      <w:r>
        <w:rPr>
          <w:lang w:eastAsia="en-US"/>
        </w:rPr>
        <w:t>In this Group Reflection section, each member offers some personal thoughts on our experience in group work and team building. We then offer a group perspective.</w:t>
      </w:r>
    </w:p>
    <w:p w14:paraId="393D2858" w14:textId="77777777" w:rsidR="00DB287A" w:rsidRPr="002F7E76" w:rsidRDefault="00DB287A" w:rsidP="00DB287A">
      <w:pPr>
        <w:rPr>
          <w:lang w:eastAsia="en-US"/>
        </w:rPr>
      </w:pPr>
    </w:p>
    <w:p w14:paraId="7A418956" w14:textId="5F773BE3" w:rsidR="00DB287A" w:rsidRDefault="00DB287A" w:rsidP="00DB287A">
      <w:r w:rsidRPr="0077592F">
        <w:t>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w:t>
      </w:r>
      <w:r>
        <w:t>, both in the previous assignment and on this project</w:t>
      </w:r>
      <w:r w:rsidRPr="0077592F">
        <w:t xml:space="preserve">.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One thing that did surprise me was the absolute absence of any conflict. The entire team were at all times respectful of </w:t>
      </w:r>
      <w:proofErr w:type="spellStart"/>
      <w:r w:rsidRPr="0077592F">
        <w:t>each others</w:t>
      </w:r>
      <w:proofErr w:type="spellEnd"/>
      <w:r w:rsidRPr="0077592F">
        <w:t xml:space="preserve"> ideas and opinions and sought through dialogue to form a consensus on the best approach to move forward. I have rarely found this in commercial enterprises. One thing I have learned about groups is that sometimes you can be really </w:t>
      </w:r>
      <w:proofErr w:type="spellStart"/>
      <w:r w:rsidRPr="0077592F">
        <w:t>really</w:t>
      </w:r>
      <w:proofErr w:type="spellEnd"/>
      <w:r w:rsidRPr="0077592F">
        <w:t xml:space="preserve"> lucky.  </w:t>
      </w:r>
    </w:p>
    <w:p w14:paraId="3F3EB27C" w14:textId="77777777" w:rsidR="00DB287A" w:rsidRPr="0077592F" w:rsidRDefault="00DB287A" w:rsidP="00DB287A"/>
    <w:p w14:paraId="604F4599" w14:textId="77777777" w:rsidR="00DB287A" w:rsidRPr="0077592F" w:rsidRDefault="00DB287A" w:rsidP="00DB287A">
      <w:r w:rsidRPr="0077592F">
        <w:t>Brian Dean</w:t>
      </w:r>
    </w:p>
    <w:p w14:paraId="5C2DFAE3" w14:textId="77777777" w:rsidR="00DB287A" w:rsidRDefault="00DB287A" w:rsidP="00DB287A">
      <w:pPr>
        <w:pStyle w:val="Quote"/>
        <w:pBdr>
          <w:top w:val="single" w:sz="4" w:space="1" w:color="auto"/>
        </w:pBdr>
        <w:tabs>
          <w:tab w:val="left" w:pos="8100"/>
        </w:tabs>
        <w:ind w:left="0" w:right="206"/>
        <w:jc w:val="both"/>
        <w:rPr>
          <w:i w:val="0"/>
          <w:iCs w:val="0"/>
        </w:rPr>
      </w:pPr>
    </w:p>
    <w:p w14:paraId="6AFEBD6A" w14:textId="77777777" w:rsidR="00DB287A" w:rsidRPr="0047552B" w:rsidRDefault="00DB287A" w:rsidP="00DB287A">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w:t>
      </w:r>
      <w:proofErr w:type="spellStart"/>
      <w:r w:rsidRPr="0047552B">
        <w:rPr>
          <w:i w:val="0"/>
          <w:iCs w:val="0"/>
        </w:rPr>
        <w:t>Github</w:t>
      </w:r>
      <w:proofErr w:type="spellEnd"/>
      <w:r w:rsidRPr="0047552B">
        <w:rPr>
          <w:i w:val="0"/>
          <w:iCs w:val="0"/>
        </w:rPr>
        <w:t>. Due to the good organization, it was easy to distribute the work among the team members.</w:t>
      </w:r>
    </w:p>
    <w:p w14:paraId="49B57B60" w14:textId="77777777" w:rsidR="00DB287A" w:rsidRPr="0047552B" w:rsidRDefault="00DB287A" w:rsidP="00DB287A">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524AF30E" w14:textId="77777777" w:rsidR="00DB287A" w:rsidRPr="0047552B" w:rsidRDefault="00DB287A" w:rsidP="00DB287A">
      <w:pPr>
        <w:pStyle w:val="Quote"/>
        <w:tabs>
          <w:tab w:val="left" w:pos="8100"/>
        </w:tabs>
        <w:ind w:left="0" w:right="206"/>
        <w:jc w:val="both"/>
        <w:rPr>
          <w:i w:val="0"/>
          <w:iCs w:val="0"/>
        </w:rPr>
      </w:pPr>
      <w:r w:rsidRPr="0047552B">
        <w:rPr>
          <w:i w:val="0"/>
          <w:iCs w:val="0"/>
        </w:rPr>
        <w:t>Working as a team, I learned that it is essential to be able to express my thoughts freely about different aspects of the project and to be tolerant and respectful to everybody cause these things are significant for successful teamwork.</w:t>
      </w:r>
    </w:p>
    <w:p w14:paraId="205B507B" w14:textId="77777777" w:rsidR="00DB287A" w:rsidRDefault="00DB287A" w:rsidP="00DB287A">
      <w:pPr>
        <w:pStyle w:val="Quote"/>
        <w:tabs>
          <w:tab w:val="left" w:pos="8100"/>
        </w:tabs>
        <w:ind w:left="0" w:right="206"/>
        <w:jc w:val="both"/>
        <w:rPr>
          <w:i w:val="0"/>
          <w:iCs w:val="0"/>
        </w:rPr>
      </w:pPr>
      <w:r w:rsidRPr="0047552B">
        <w:rPr>
          <w:i w:val="0"/>
          <w:iCs w:val="0"/>
        </w:rPr>
        <w:t xml:space="preserve">Daria </w:t>
      </w:r>
      <w:proofErr w:type="spellStart"/>
      <w:r w:rsidRPr="0047552B">
        <w:rPr>
          <w:i w:val="0"/>
          <w:iCs w:val="0"/>
        </w:rPr>
        <w:t>Sukonnova</w:t>
      </w:r>
      <w:proofErr w:type="spellEnd"/>
    </w:p>
    <w:p w14:paraId="6A2B43D7" w14:textId="77777777" w:rsidR="00DB287A" w:rsidRDefault="00DB287A" w:rsidP="00DB287A">
      <w:pPr>
        <w:pBdr>
          <w:top w:val="single" w:sz="4" w:space="1" w:color="auto"/>
        </w:pBdr>
        <w:rPr>
          <w:lang w:eastAsia="en-US"/>
        </w:rPr>
      </w:pPr>
    </w:p>
    <w:p w14:paraId="18D6820C" w14:textId="77777777" w:rsidR="00DB287A" w:rsidRDefault="00DB287A" w:rsidP="00DB287A">
      <w:r w:rsidRPr="0077592F">
        <w:t xml:space="preserve">I have quite enjoyed the team work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team work.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team, but seem to have its own limitations with how posts are organised. Otherwise, working with this group has been an enjoyable </w:t>
      </w:r>
      <w:r w:rsidRPr="0077592F">
        <w:lastRenderedPageBreak/>
        <w:t>experience and I look forward to working with such a good bunch of people in the future.</w:t>
      </w:r>
    </w:p>
    <w:p w14:paraId="7847D242" w14:textId="77777777" w:rsidR="00DB287A" w:rsidRDefault="00DB287A" w:rsidP="00DB287A"/>
    <w:p w14:paraId="765A2E40" w14:textId="77777777" w:rsidR="00DB287A" w:rsidRDefault="00DB287A" w:rsidP="00DB287A">
      <w:r>
        <w:t xml:space="preserve">Jeremy </w:t>
      </w:r>
      <w:proofErr w:type="spellStart"/>
      <w:r>
        <w:t>Naupay</w:t>
      </w:r>
      <w:proofErr w:type="spellEnd"/>
    </w:p>
    <w:p w14:paraId="7CAD4C40" w14:textId="77777777" w:rsidR="00DB287A" w:rsidRPr="0077592F" w:rsidRDefault="00DB287A" w:rsidP="00DB287A"/>
    <w:p w14:paraId="1F532EF5" w14:textId="77777777" w:rsidR="00DB287A" w:rsidRPr="002F7E76" w:rsidRDefault="00DB287A" w:rsidP="00DB287A">
      <w:pPr>
        <w:pBdr>
          <w:top w:val="single" w:sz="4" w:space="1" w:color="auto"/>
        </w:pBdr>
        <w:rPr>
          <w:lang w:eastAsia="en-US"/>
        </w:rPr>
      </w:pPr>
    </w:p>
    <w:p w14:paraId="553D42A5" w14:textId="77777777" w:rsidR="00DB287A" w:rsidRDefault="00DB287A" w:rsidP="00DB287A">
      <w:r w:rsidRPr="0077592F">
        <w:t>As this is my first time to work with an online team for study purposes, so I was quite sceptical and nervous at first that it would quickly deteriorate. I was quite concerned that other students very quickly made teams from the get-go, and I didn’t have a team.</w:t>
      </w:r>
    </w:p>
    <w:p w14:paraId="2A32A562" w14:textId="77777777" w:rsidR="00DB287A" w:rsidRPr="0077592F" w:rsidRDefault="00DB287A" w:rsidP="00DB287A"/>
    <w:p w14:paraId="73FF7A96" w14:textId="77777777" w:rsidR="00DB287A" w:rsidRDefault="00DB287A" w:rsidP="00DB287A">
      <w:r w:rsidRPr="0077592F">
        <w:t xml:space="preserve">Our team, “The G6 Internet Explorers”, came together quite naturally. We are all from different cities and half of us in different countries. None of us is an expert or had much to do with </w:t>
      </w:r>
      <w:proofErr w:type="spellStart"/>
      <w:r w:rsidRPr="0077592F">
        <w:t>Github</w:t>
      </w:r>
      <w:proofErr w:type="spellEnd"/>
      <w:r w:rsidRPr="0077592F">
        <w:t xml:space="preserve">, so it was a group learning experience. We found common ground using tools that we are familiar with such as Microsoft Teams and uploading Ms Documents such as word and excel. As we developed our skills, we were “brave” enough to edit singular text files on GitHub. </w:t>
      </w:r>
    </w:p>
    <w:p w14:paraId="2B0ED277" w14:textId="77777777" w:rsidR="00DB287A" w:rsidRPr="0077592F" w:rsidRDefault="00DB287A" w:rsidP="00DB287A"/>
    <w:p w14:paraId="72ACF060" w14:textId="77777777" w:rsidR="00DB287A" w:rsidRDefault="00DB287A" w:rsidP="00DB287A">
      <w:r w:rsidRPr="0077592F">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6F8E8836" w14:textId="77777777" w:rsidR="00DB287A" w:rsidRPr="0077592F" w:rsidRDefault="00DB287A" w:rsidP="00DB287A"/>
    <w:p w14:paraId="4A0C6AD7" w14:textId="59B44973" w:rsidR="00DB287A" w:rsidRDefault="00DB287A" w:rsidP="00DB287A">
      <w:r w:rsidRPr="0077592F">
        <w:t>I have enjoyed working with my team and hope to work with them again in the future and catch up for a drink one of these days. I wish them al</w:t>
      </w:r>
      <w:r w:rsidR="00C2445F">
        <w:t>l</w:t>
      </w:r>
      <w:r w:rsidRPr="0077592F">
        <w:t xml:space="preserve"> the best with their studies and careers.</w:t>
      </w:r>
    </w:p>
    <w:p w14:paraId="596B913F" w14:textId="77777777" w:rsidR="00DB287A" w:rsidRPr="0077592F" w:rsidRDefault="00DB287A" w:rsidP="00DB287A"/>
    <w:p w14:paraId="0EB0013F" w14:textId="77777777" w:rsidR="00DB287A" w:rsidRDefault="00DB287A" w:rsidP="00DB287A">
      <w:pPr>
        <w:pBdr>
          <w:bottom w:val="single" w:sz="4" w:space="1" w:color="auto"/>
        </w:pBdr>
      </w:pPr>
      <w:r>
        <w:t>Shane Thacker</w:t>
      </w:r>
    </w:p>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39ED8862" w14:textId="77777777" w:rsidR="00E9097A" w:rsidRDefault="00E9097A">
      <w:pPr>
        <w:spacing w:after="160" w:line="259" w:lineRule="auto"/>
        <w:rPr>
          <w:rFonts w:eastAsiaTheme="majorEastAsia" w:cstheme="majorBidi"/>
          <w:b/>
          <w:color w:val="C40827"/>
          <w:sz w:val="32"/>
          <w:szCs w:val="32"/>
          <w:lang w:eastAsia="en-US"/>
        </w:rPr>
      </w:pPr>
      <w:r>
        <w:br w:type="page"/>
      </w:r>
    </w:p>
    <w:p w14:paraId="17417C8F" w14:textId="63BF38A9" w:rsidR="00B64B36" w:rsidRDefault="00B64B36" w:rsidP="00663667">
      <w:pPr>
        <w:pStyle w:val="Heading1"/>
      </w:pPr>
      <w:bookmarkStart w:id="286" w:name="_Toc32680053"/>
      <w:r>
        <w:lastRenderedPageBreak/>
        <w:t>References</w:t>
      </w:r>
      <w:bookmarkEnd w:id="286"/>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48760596" w14:textId="77777777" w:rsidR="00B97E13" w:rsidRPr="003E4E04" w:rsidRDefault="00B97E13" w:rsidP="003E4E04">
      <w:pPr>
        <w:jc w:val="left"/>
        <w:rPr>
          <w:ins w:id="287" w:author="Brian Dean" w:date="2020-02-06T12:02:00Z"/>
          <w:color w:val="auto"/>
          <w:szCs w:val="22"/>
        </w:rPr>
      </w:pPr>
      <w:ins w:id="288" w:author="Brian Dean" w:date="2020-02-06T12:02:00Z">
        <w:r w:rsidRPr="003E4E04">
          <w:rPr>
            <w:i/>
            <w:iCs/>
            <w:szCs w:val="22"/>
          </w:rPr>
          <w:t>As the popularity of apartment living increases, downsizing a garden becomes a new challenge - ABC News (Australian Broadcasting Corporation)</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"https://www.abc.net.au/news/2019-03-13/downsizing-garden-becomes-new-challenge-apartment/10874866" </w:instrText>
        </w:r>
        <w:r w:rsidR="00A97778" w:rsidRPr="003E4E04">
          <w:rPr>
            <w:szCs w:val="22"/>
          </w:rPr>
          <w:fldChar w:fldCharType="separate"/>
        </w:r>
        <w:r w:rsidRPr="003E4E04">
          <w:rPr>
            <w:rStyle w:val="Hyperlink"/>
            <w:szCs w:val="22"/>
          </w:rPr>
          <w:t>https://www.abc.net.au/news/2019-03-13/downsizing-garden-becomes-new-challenge-apartment/10874866</w:t>
        </w:r>
        <w:r w:rsidR="00A97778" w:rsidRPr="003E4E04">
          <w:rPr>
            <w:rStyle w:val="Hyperlink"/>
            <w:szCs w:val="22"/>
            <w:rPrChange w:id="289" w:author="Brian Dean" w:date="2020-02-10T08:06:00Z">
              <w:rPr>
                <w:rStyle w:val="Hyperlink"/>
              </w:rPr>
            </w:rPrChange>
          </w:rPr>
          <w:fldChar w:fldCharType="end"/>
        </w:r>
        <w:r w:rsidRPr="003E4E04">
          <w:rPr>
            <w:szCs w:val="22"/>
          </w:rPr>
          <w:t xml:space="preserve"> (Accessed: 6 February 2020).</w:t>
        </w:r>
      </w:ins>
    </w:p>
    <w:p w14:paraId="22697014" w14:textId="03BAF054" w:rsidR="00B64B36" w:rsidRPr="003E4E04" w:rsidRDefault="00B64B36" w:rsidP="003E4E04">
      <w:pPr>
        <w:jc w:val="left"/>
        <w:rPr>
          <w:ins w:id="290" w:author="Brian Dean" w:date="2020-02-06T12:02:00Z"/>
          <w:szCs w:val="22"/>
        </w:rPr>
      </w:pPr>
    </w:p>
    <w:p w14:paraId="79442F0B" w14:textId="77777777" w:rsidR="00357A3B" w:rsidRPr="003E4E04" w:rsidRDefault="00357A3B" w:rsidP="003E4E04">
      <w:pPr>
        <w:jc w:val="left"/>
        <w:rPr>
          <w:ins w:id="291" w:author="Brian Dean" w:date="2020-02-06T16:50:00Z"/>
          <w:color w:val="auto"/>
          <w:szCs w:val="22"/>
        </w:rPr>
      </w:pPr>
      <w:ins w:id="292" w:author="Brian Dean" w:date="2020-02-06T16:50:00Z">
        <w:r w:rsidRPr="003E4E04">
          <w:rPr>
            <w:i/>
            <w:iCs/>
            <w:szCs w:val="22"/>
          </w:rPr>
          <w:t>How a pot plant or five is good for you | Pursuit by The University of Melbourne</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"https://pursuit.unimelb.edu.au/articles/how-a-pot-plant-or-five-is-good-for-you" </w:instrText>
        </w:r>
        <w:r w:rsidR="00A97778" w:rsidRPr="003E4E04">
          <w:rPr>
            <w:szCs w:val="22"/>
          </w:rPr>
          <w:fldChar w:fldCharType="separate"/>
        </w:r>
        <w:r w:rsidRPr="003E4E04">
          <w:rPr>
            <w:rStyle w:val="Hyperlink"/>
            <w:szCs w:val="22"/>
          </w:rPr>
          <w:t>https://pursuit.unimelb.edu.au/articles/how-a-pot-plant-or-five-is-good-for-you</w:t>
        </w:r>
        <w:r w:rsidR="00A97778" w:rsidRPr="003E4E04">
          <w:rPr>
            <w:rStyle w:val="Hyperlink"/>
            <w:szCs w:val="22"/>
            <w:rPrChange w:id="293" w:author="Brian Dean" w:date="2020-02-10T08:06:00Z">
              <w:rPr>
                <w:rStyle w:val="Hyperlink"/>
              </w:rPr>
            </w:rPrChange>
          </w:rPr>
          <w:fldChar w:fldCharType="end"/>
        </w:r>
        <w:r w:rsidRPr="003E4E04">
          <w:rPr>
            <w:szCs w:val="22"/>
          </w:rPr>
          <w:t xml:space="preserve"> (Accessed: 6 February 2020).</w:t>
        </w:r>
      </w:ins>
    </w:p>
    <w:p w14:paraId="35A27E30" w14:textId="44A0EEE3" w:rsidR="00B97E13" w:rsidRPr="003E4E04" w:rsidRDefault="00B97E13" w:rsidP="003E4E04">
      <w:pPr>
        <w:jc w:val="left"/>
        <w:rPr>
          <w:ins w:id="294" w:author="Brian Dean" w:date="2020-02-06T16:50:00Z"/>
          <w:szCs w:val="22"/>
        </w:rPr>
      </w:pPr>
    </w:p>
    <w:p w14:paraId="6B2F4BFA" w14:textId="2D01F977" w:rsidR="00015952" w:rsidRPr="003E4E04" w:rsidRDefault="00015952" w:rsidP="003E4E04">
      <w:pPr>
        <w:jc w:val="left"/>
        <w:rPr>
          <w:ins w:id="295" w:author="Brian Dean" w:date="2020-02-06T16:50:00Z"/>
          <w:szCs w:val="22"/>
        </w:rPr>
      </w:pPr>
      <w:ins w:id="296" w:author="Brian Dean" w:date="2020-02-06T16:50:00Z">
        <w:r w:rsidRPr="003E4E04">
          <w:rPr>
            <w:szCs w:val="22"/>
          </w:rPr>
          <w:t xml:space="preserve">Subscribe (2019) ‘Best tech gadgets for indoor plant lovers’, </w:t>
        </w:r>
        <w:proofErr w:type="spellStart"/>
        <w:r w:rsidRPr="003E4E04">
          <w:rPr>
            <w:i/>
            <w:iCs/>
            <w:szCs w:val="22"/>
          </w:rPr>
          <w:t>PlantMaid</w:t>
        </w:r>
        <w:proofErr w:type="spellEnd"/>
        <w:r w:rsidRPr="003E4E04">
          <w:rPr>
            <w:szCs w:val="22"/>
          </w:rPr>
          <w:t xml:space="preserve">, 22 April. Available at: </w:t>
        </w:r>
        <w:r w:rsidR="00A97778" w:rsidRPr="003E4E04">
          <w:rPr>
            <w:szCs w:val="22"/>
          </w:rPr>
          <w:fldChar w:fldCharType="begin"/>
        </w:r>
        <w:r w:rsidR="00A97778" w:rsidRPr="003E4E04">
          <w:rPr>
            <w:szCs w:val="22"/>
          </w:rPr>
          <w:instrText xml:space="preserve"> HYPERLINK "https://www.plantmaid.com/best-tech-gadgets-for-indoor-plant-lovers/" </w:instrText>
        </w:r>
        <w:r w:rsidR="00A97778" w:rsidRPr="003E4E04">
          <w:rPr>
            <w:szCs w:val="22"/>
          </w:rPr>
          <w:fldChar w:fldCharType="separate"/>
        </w:r>
        <w:r w:rsidRPr="003E4E04">
          <w:rPr>
            <w:rStyle w:val="Hyperlink"/>
            <w:szCs w:val="22"/>
          </w:rPr>
          <w:t>https://www.plantmaid.com/best-tech-gadgets-for-indoor-plant-lovers/</w:t>
        </w:r>
        <w:r w:rsidR="00A97778" w:rsidRPr="003E4E04">
          <w:rPr>
            <w:rStyle w:val="Hyperlink"/>
            <w:szCs w:val="22"/>
            <w:rPrChange w:id="297" w:author="Brian Dean" w:date="2020-02-10T08:06:00Z">
              <w:rPr>
                <w:rStyle w:val="Hyperlink"/>
              </w:rPr>
            </w:rPrChange>
          </w:rPr>
          <w:fldChar w:fldCharType="end"/>
        </w:r>
        <w:r w:rsidRPr="003E4E04">
          <w:rPr>
            <w:szCs w:val="22"/>
          </w:rPr>
          <w:t xml:space="preserve"> (Accessed: 22 April 2019).</w:t>
        </w:r>
      </w:ins>
    </w:p>
    <w:p w14:paraId="6CF962D6" w14:textId="3DE21FDE" w:rsidR="00015952" w:rsidRPr="003E4E04" w:rsidRDefault="00015952" w:rsidP="003E4E04">
      <w:pPr>
        <w:jc w:val="left"/>
        <w:rPr>
          <w:szCs w:val="22"/>
        </w:rPr>
      </w:pPr>
    </w:p>
    <w:p w14:paraId="7C54637C" w14:textId="77777777" w:rsidR="003E4E04" w:rsidRPr="003E4E04" w:rsidRDefault="003E4E04" w:rsidP="003E4E04">
      <w:pPr>
        <w:jc w:val="left"/>
        <w:rPr>
          <w:szCs w:val="22"/>
        </w:rPr>
      </w:pPr>
      <w:r w:rsidRPr="00B644CE">
        <w:rPr>
          <w:i/>
          <w:iCs/>
          <w:szCs w:val="22"/>
        </w:rPr>
        <w:t>Green Power</w:t>
      </w:r>
      <w:r w:rsidRPr="00B644CE">
        <w:rPr>
          <w:szCs w:val="22"/>
        </w:rPr>
        <w:t xml:space="preserve"> (no date) </w:t>
      </w:r>
      <w:r w:rsidRPr="00B644CE">
        <w:rPr>
          <w:i/>
          <w:iCs/>
          <w:szCs w:val="22"/>
        </w:rPr>
        <w:t>Zigbee Alliance</w:t>
      </w:r>
      <w:r w:rsidRPr="00B644CE">
        <w:rPr>
          <w:szCs w:val="22"/>
        </w:rPr>
        <w:t xml:space="preserve">. Available at: </w:t>
      </w:r>
      <w:hyperlink r:id="rId33" w:history="1">
        <w:r w:rsidRPr="00B644CE">
          <w:rPr>
            <w:color w:val="0000FF"/>
            <w:szCs w:val="22"/>
            <w:u w:val="single"/>
          </w:rPr>
          <w:t>https://zigbeealliance.org/solution/green-power/</w:t>
        </w:r>
      </w:hyperlink>
      <w:r w:rsidRPr="00B644CE">
        <w:rPr>
          <w:szCs w:val="22"/>
        </w:rPr>
        <w:t xml:space="preserve"> (Accessed: 12 February 2020).</w:t>
      </w:r>
    </w:p>
    <w:p w14:paraId="4C797971" w14:textId="77777777" w:rsidR="003E4E04" w:rsidRPr="003E4E04" w:rsidRDefault="003E4E04" w:rsidP="003E4E04">
      <w:pPr>
        <w:jc w:val="left"/>
        <w:rPr>
          <w:szCs w:val="22"/>
        </w:rPr>
      </w:pPr>
    </w:p>
    <w:p w14:paraId="6B34C561" w14:textId="77777777" w:rsidR="003E4E04" w:rsidRPr="00193DA4" w:rsidRDefault="003E4E04" w:rsidP="003E4E04">
      <w:pPr>
        <w:jc w:val="left"/>
        <w:rPr>
          <w:szCs w:val="22"/>
        </w:rPr>
      </w:pPr>
      <w:r w:rsidRPr="00193DA4">
        <w:rPr>
          <w:szCs w:val="22"/>
        </w:rPr>
        <w:t>‘</w:t>
      </w:r>
      <w:proofErr w:type="spellStart"/>
      <w:r w:rsidRPr="00193DA4">
        <w:rPr>
          <w:szCs w:val="22"/>
        </w:rPr>
        <w:t>ProbMe</w:t>
      </w:r>
      <w:proofErr w:type="spellEnd"/>
      <w:r w:rsidRPr="00193DA4">
        <w:rPr>
          <w:szCs w:val="22"/>
        </w:rPr>
        <w:t xml:space="preserve"> Simplifies Thing </w:t>
      </w:r>
      <w:proofErr w:type="spellStart"/>
      <w:r w:rsidRPr="00193DA4">
        <w:rPr>
          <w:szCs w:val="22"/>
        </w:rPr>
        <w:t>WiFi</w:t>
      </w:r>
      <w:proofErr w:type="spellEnd"/>
      <w:r w:rsidRPr="00193DA4">
        <w:rPr>
          <w:szCs w:val="22"/>
        </w:rPr>
        <w:t xml:space="preserve"> Connection’ (2014) </w:t>
      </w:r>
      <w:proofErr w:type="spellStart"/>
      <w:r w:rsidRPr="00193DA4">
        <w:rPr>
          <w:i/>
          <w:iCs/>
          <w:szCs w:val="22"/>
        </w:rPr>
        <w:t>EEJournal</w:t>
      </w:r>
      <w:proofErr w:type="spellEnd"/>
      <w:r w:rsidRPr="00193DA4">
        <w:rPr>
          <w:szCs w:val="22"/>
        </w:rPr>
        <w:t xml:space="preserve">, 16 September. Available at: </w:t>
      </w:r>
      <w:hyperlink r:id="rId34" w:history="1">
        <w:r w:rsidRPr="00193DA4">
          <w:rPr>
            <w:color w:val="0000FF"/>
            <w:szCs w:val="22"/>
            <w:u w:val="single"/>
          </w:rPr>
          <w:t>https://www.eejournal.com/2014/09/16/probme-simplifies-thing-wifi-connection/</w:t>
        </w:r>
      </w:hyperlink>
      <w:r w:rsidRPr="00193DA4">
        <w:rPr>
          <w:szCs w:val="22"/>
        </w:rPr>
        <w:t xml:space="preserve"> (Accessed: 3 February 2020).</w:t>
      </w:r>
    </w:p>
    <w:p w14:paraId="62851891" w14:textId="77777777" w:rsidR="003E4E04" w:rsidRPr="00B644CE" w:rsidRDefault="003E4E04" w:rsidP="003E4E04">
      <w:pPr>
        <w:rPr>
          <w:szCs w:val="22"/>
        </w:rPr>
      </w:pPr>
    </w:p>
    <w:p w14:paraId="03674CA3" w14:textId="77777777" w:rsidR="00F64DA3" w:rsidRDefault="00F64DA3" w:rsidP="00F64DA3">
      <w:pPr>
        <w:jc w:val="left"/>
        <w:rPr>
          <w:rFonts w:ascii="Times New Roman" w:hAnsi="Times New Roman"/>
          <w:color w:val="auto"/>
        </w:rPr>
      </w:pPr>
      <w:proofErr w:type="spellStart"/>
      <w:r>
        <w:rPr>
          <w:i/>
          <w:iCs/>
        </w:rPr>
        <w:t>FarmBot</w:t>
      </w:r>
      <w:proofErr w:type="spellEnd"/>
      <w:r>
        <w:rPr>
          <w:i/>
          <w:iCs/>
        </w:rPr>
        <w:t xml:space="preserve"> | Open-Source CNC Farming</w:t>
      </w:r>
      <w:r>
        <w:t xml:space="preserve"> (no date). Available at: </w:t>
      </w:r>
      <w:hyperlink r:id="rId35" w:history="1">
        <w:r>
          <w:rPr>
            <w:rStyle w:val="Hyperlink"/>
          </w:rPr>
          <w:t>https://farm.bot/</w:t>
        </w:r>
      </w:hyperlink>
      <w:r>
        <w:t xml:space="preserve"> (Accessed: 27 January 2020).</w:t>
      </w:r>
    </w:p>
    <w:p w14:paraId="267E6382" w14:textId="59BC45EC" w:rsidR="00E804E1" w:rsidRDefault="00E804E1">
      <w:pPr>
        <w:rPr>
          <w:szCs w:val="22"/>
        </w:rPr>
      </w:pPr>
    </w:p>
    <w:p w14:paraId="11F5E831" w14:textId="77777777" w:rsidR="00E804E1" w:rsidRPr="0032606F" w:rsidRDefault="00E804E1" w:rsidP="00E804E1">
      <w:r w:rsidRPr="0032606F">
        <w:t>Pennsylvania Higher Education Assistance Agency. (2019) Education Planner [Online]. Available at:</w:t>
      </w:r>
    </w:p>
    <w:p w14:paraId="21D94F4F" w14:textId="4B923091" w:rsidR="00E804E1" w:rsidRDefault="00F62D3A" w:rsidP="00E804E1">
      <w:pPr>
        <w:rPr>
          <w:rStyle w:val="Hyperlink"/>
        </w:rPr>
      </w:pPr>
      <w:hyperlink r:id="rId36" w:history="1">
        <w:r w:rsidR="00E804E1" w:rsidRPr="0032606F">
          <w:rPr>
            <w:rStyle w:val="Hyperlink"/>
          </w:rPr>
          <w:t>http://www.educationplanner.org/students/self-assessments/learning-styles-quiz.shtml?event=results&amp;A=7&amp;V=10&amp;T=3</w:t>
        </w:r>
      </w:hyperlink>
      <w:r w:rsidR="00E804E1">
        <w:rPr>
          <w:rStyle w:val="Hyperlink"/>
        </w:rPr>
        <w:t xml:space="preserve"> </w:t>
      </w:r>
      <w:r w:rsidR="00E804E1">
        <w:t>(Accessed: 8 January 2020).</w:t>
      </w:r>
    </w:p>
    <w:p w14:paraId="26D34474" w14:textId="6E8CDE66" w:rsidR="00E804E1" w:rsidRDefault="00E804E1">
      <w:pPr>
        <w:rPr>
          <w:szCs w:val="22"/>
        </w:rPr>
      </w:pPr>
    </w:p>
    <w:p w14:paraId="1626838E" w14:textId="77777777" w:rsidR="00E804E1" w:rsidRPr="0032606F" w:rsidRDefault="00E804E1" w:rsidP="00E804E1">
      <w:r w:rsidRPr="0032606F">
        <w:t>Career FAQs. Unlock your learning style [Online]. Available at:</w:t>
      </w:r>
    </w:p>
    <w:p w14:paraId="5E918D31" w14:textId="2C6CE74A" w:rsidR="00E804E1" w:rsidRDefault="00F62D3A" w:rsidP="00E804E1">
      <w:pPr>
        <w:rPr>
          <w:rStyle w:val="Hyperlink"/>
        </w:rPr>
      </w:pPr>
      <w:hyperlink r:id="rId37" w:history="1">
        <w:r w:rsidR="00E804E1" w:rsidRPr="0032606F">
          <w:rPr>
            <w:rStyle w:val="Hyperlink"/>
          </w:rPr>
          <w:t>https://www.pinterest.ru/pin/822892163146640731/</w:t>
        </w:r>
      </w:hyperlink>
      <w:r w:rsidR="00E804E1">
        <w:rPr>
          <w:rStyle w:val="Hyperlink"/>
        </w:rPr>
        <w:t xml:space="preserve"> </w:t>
      </w:r>
      <w:r w:rsidR="00E804E1">
        <w:t>(Accessed: 2January 2020).</w:t>
      </w:r>
    </w:p>
    <w:p w14:paraId="10E269E5" w14:textId="77777777" w:rsidR="00E804E1" w:rsidRPr="0032606F" w:rsidRDefault="00E804E1" w:rsidP="00E804E1"/>
    <w:p w14:paraId="5905288B" w14:textId="77777777" w:rsidR="00E804E1" w:rsidRPr="0032606F" w:rsidRDefault="00E804E1" w:rsidP="00E804E1">
      <w:r w:rsidRPr="0032606F">
        <w:t xml:space="preserve">Crystal. (2019) Personality Hub [Online]. Available at: </w:t>
      </w:r>
    </w:p>
    <w:p w14:paraId="35F138BC" w14:textId="1A30538C" w:rsidR="00E804E1" w:rsidRDefault="00F62D3A" w:rsidP="00E804E1">
      <w:pPr>
        <w:rPr>
          <w:rStyle w:val="Hyperlink"/>
        </w:rPr>
      </w:pPr>
      <w:hyperlink r:id="rId38" w:history="1">
        <w:r w:rsidR="00E804E1" w:rsidRPr="0032606F">
          <w:rPr>
            <w:rStyle w:val="Hyperlink"/>
          </w:rPr>
          <w:t>https://www.crystalknows.com/personalities</w:t>
        </w:r>
      </w:hyperlink>
      <w:r w:rsidR="00E804E1">
        <w:rPr>
          <w:rStyle w:val="Hyperlink"/>
        </w:rPr>
        <w:t xml:space="preserve"> </w:t>
      </w:r>
      <w:r w:rsidR="00E804E1">
        <w:t>(Accessed: 10 January 2020).</w:t>
      </w:r>
    </w:p>
    <w:p w14:paraId="021A4EC8" w14:textId="77777777" w:rsidR="00E804E1" w:rsidRDefault="00E804E1" w:rsidP="00E804E1">
      <w:pPr>
        <w:rPr>
          <w:rStyle w:val="Hyperlink"/>
        </w:rPr>
      </w:pPr>
    </w:p>
    <w:p w14:paraId="464CF0E6" w14:textId="77777777" w:rsidR="00E804E1" w:rsidRPr="0032606F" w:rsidRDefault="00E804E1" w:rsidP="00E804E1">
      <w:r w:rsidRPr="0032606F">
        <w:t>Free-IQTest.net. (2020) The Free IQ Test [Online]. Available at:</w:t>
      </w:r>
    </w:p>
    <w:p w14:paraId="10C281C6" w14:textId="26D20D1C" w:rsidR="00E804E1" w:rsidRPr="0032606F" w:rsidRDefault="00F62D3A" w:rsidP="00E804E1">
      <w:hyperlink r:id="rId39" w:history="1">
        <w:r w:rsidR="00E804E1" w:rsidRPr="0032606F">
          <w:rPr>
            <w:rStyle w:val="Hyperlink"/>
          </w:rPr>
          <w:t>http://www.free-iqtest.net/</w:t>
        </w:r>
      </w:hyperlink>
      <w:r w:rsidR="00E804E1">
        <w:rPr>
          <w:rStyle w:val="Hyperlink"/>
        </w:rPr>
        <w:t xml:space="preserve"> </w:t>
      </w:r>
      <w:r w:rsidR="00E804E1">
        <w:t>(Accessed: 3 January 2020).</w:t>
      </w:r>
    </w:p>
    <w:p w14:paraId="10F947B9" w14:textId="77777777" w:rsidR="00E804E1" w:rsidRDefault="00E804E1" w:rsidP="00E804E1"/>
    <w:p w14:paraId="46413FED" w14:textId="77777777" w:rsidR="00E804E1" w:rsidRDefault="00E804E1" w:rsidP="00E804E1">
      <w:r>
        <w:rPr>
          <w:i/>
          <w:iCs/>
        </w:rPr>
        <w:t xml:space="preserve">Free online creativity test - </w:t>
      </w:r>
      <w:proofErr w:type="spellStart"/>
      <w:r>
        <w:rPr>
          <w:i/>
          <w:iCs/>
        </w:rPr>
        <w:t>TestMyCreativity</w:t>
      </w:r>
      <w:proofErr w:type="spellEnd"/>
      <w:r>
        <w:t xml:space="preserve"> (no date). Available at: </w:t>
      </w:r>
      <w:hyperlink r:id="rId40" w:history="1">
        <w:r>
          <w:rPr>
            <w:rStyle w:val="Hyperlink"/>
          </w:rPr>
          <w:t>http://www.testmycreativity.com/</w:t>
        </w:r>
      </w:hyperlink>
      <w:r>
        <w:t xml:space="preserve"> (Accessed: 3 January 2020).</w:t>
      </w:r>
    </w:p>
    <w:p w14:paraId="503E3805" w14:textId="77777777" w:rsidR="00E804E1" w:rsidRDefault="00E804E1" w:rsidP="00E804E1"/>
    <w:p w14:paraId="74590411" w14:textId="65C251DA" w:rsidR="00CB490B" w:rsidRDefault="00CB490B" w:rsidP="00CB490B">
      <w:pPr>
        <w:rPr>
          <w:szCs w:val="22"/>
        </w:rPr>
      </w:pPr>
      <w:r w:rsidRPr="00CB490B">
        <w:rPr>
          <w:szCs w:val="22"/>
        </w:rPr>
        <w:t xml:space="preserve">Clearbridge Mobile. (2017, Aug 24). Retrieved from </w:t>
      </w:r>
      <w:proofErr w:type="spellStart"/>
      <w:r w:rsidRPr="00CB490B">
        <w:rPr>
          <w:szCs w:val="22"/>
        </w:rPr>
        <w:t>azcentral</w:t>
      </w:r>
      <w:proofErr w:type="spellEnd"/>
      <w:r w:rsidRPr="00CB490B">
        <w:rPr>
          <w:szCs w:val="22"/>
        </w:rPr>
        <w:t xml:space="preserve">: </w:t>
      </w:r>
      <w:hyperlink r:id="rId41" w:history="1">
        <w:r w:rsidRPr="00912780">
          <w:rPr>
            <w:rStyle w:val="Hyperlink"/>
            <w:szCs w:val="22"/>
          </w:rPr>
          <w:t>https://clearbridgemobile.com/10-of-the-biggest-mobile-app-launch-mistakes-to-avoid/</w:t>
        </w:r>
      </w:hyperlink>
    </w:p>
    <w:p w14:paraId="42359495" w14:textId="77777777" w:rsidR="00CB490B" w:rsidRPr="00CB490B" w:rsidRDefault="00CB490B" w:rsidP="00CB490B">
      <w:pPr>
        <w:rPr>
          <w:szCs w:val="22"/>
        </w:rPr>
      </w:pPr>
    </w:p>
    <w:p w14:paraId="15FDEAA7" w14:textId="1408CA58" w:rsidR="00CB490B" w:rsidRDefault="00CB490B" w:rsidP="00CB490B">
      <w:pPr>
        <w:rPr>
          <w:szCs w:val="22"/>
        </w:rPr>
      </w:pPr>
      <w:r w:rsidRPr="00CB490B">
        <w:rPr>
          <w:szCs w:val="22"/>
        </w:rPr>
        <w:t xml:space="preserve">Joe, S. (2013, Nov 12). 7 hidden risks of native mobile app development. Retrieved from </w:t>
      </w:r>
      <w:proofErr w:type="spellStart"/>
      <w:r w:rsidRPr="00CB490B">
        <w:rPr>
          <w:szCs w:val="22"/>
        </w:rPr>
        <w:t>mrc's</w:t>
      </w:r>
      <w:proofErr w:type="spellEnd"/>
      <w:r w:rsidRPr="00CB490B">
        <w:rPr>
          <w:szCs w:val="22"/>
        </w:rPr>
        <w:t xml:space="preserve"> Cup of Joe Blog: </w:t>
      </w:r>
      <w:hyperlink r:id="rId42" w:history="1">
        <w:r w:rsidRPr="00912780">
          <w:rPr>
            <w:rStyle w:val="Hyperlink"/>
            <w:szCs w:val="22"/>
          </w:rPr>
          <w:t>https://www.mrc-productivity.com/blog/2013/11/7-hiddens-risks-of-native-mobile-app-development/</w:t>
        </w:r>
      </w:hyperlink>
    </w:p>
    <w:p w14:paraId="0AE444B5" w14:textId="77777777" w:rsidR="00CB490B" w:rsidRPr="00CB490B" w:rsidRDefault="00CB490B" w:rsidP="00CB490B">
      <w:pPr>
        <w:rPr>
          <w:szCs w:val="22"/>
        </w:rPr>
      </w:pPr>
    </w:p>
    <w:p w14:paraId="2D3CF241" w14:textId="14D02647" w:rsidR="00E804E1" w:rsidRDefault="00CB490B" w:rsidP="00CB490B">
      <w:pPr>
        <w:rPr>
          <w:szCs w:val="22"/>
        </w:rPr>
      </w:pPr>
      <w:r w:rsidRPr="00CB490B">
        <w:rPr>
          <w:szCs w:val="22"/>
        </w:rPr>
        <w:t xml:space="preserve">Spacey, J. (2017, Jul 12). 10 Types of Product Risk. Retrieved from </w:t>
      </w:r>
      <w:proofErr w:type="spellStart"/>
      <w:r w:rsidRPr="00CB490B">
        <w:rPr>
          <w:szCs w:val="22"/>
        </w:rPr>
        <w:t>Simplicable</w:t>
      </w:r>
      <w:proofErr w:type="spellEnd"/>
      <w:r w:rsidRPr="00CB490B">
        <w:rPr>
          <w:szCs w:val="22"/>
        </w:rPr>
        <w:t xml:space="preserve">: </w:t>
      </w:r>
      <w:hyperlink r:id="rId43" w:history="1">
        <w:r w:rsidRPr="00912780">
          <w:rPr>
            <w:rStyle w:val="Hyperlink"/>
            <w:szCs w:val="22"/>
          </w:rPr>
          <w:t>https://simplicable.com/new/product-risk</w:t>
        </w:r>
      </w:hyperlink>
    </w:p>
    <w:p w14:paraId="3A738A40" w14:textId="0C5DBF94" w:rsidR="00CB490B" w:rsidRDefault="00CB490B" w:rsidP="00CB490B">
      <w:pPr>
        <w:rPr>
          <w:szCs w:val="22"/>
        </w:rPr>
      </w:pPr>
    </w:p>
    <w:p w14:paraId="1706B123" w14:textId="77777777" w:rsidR="00F62D3A" w:rsidRDefault="00F62D3A" w:rsidP="00F62D3A">
      <w:pPr>
        <w:jc w:val="left"/>
        <w:rPr>
          <w:rFonts w:ascii="Times New Roman" w:hAnsi="Times New Roman"/>
          <w:color w:val="auto"/>
        </w:rPr>
      </w:pPr>
      <w:r>
        <w:t xml:space="preserve">Subscribe (no date) </w:t>
      </w:r>
      <w:r>
        <w:rPr>
          <w:i/>
          <w:iCs/>
        </w:rPr>
        <w:t>Automatic indoor plant watering</w:t>
      </w:r>
      <w:r>
        <w:t xml:space="preserve">, </w:t>
      </w:r>
      <w:proofErr w:type="spellStart"/>
      <w:r>
        <w:rPr>
          <w:i/>
          <w:iCs/>
        </w:rPr>
        <w:t>PlantMaid</w:t>
      </w:r>
      <w:proofErr w:type="spellEnd"/>
      <w:r>
        <w:t xml:space="preserve">. Available at: </w:t>
      </w:r>
      <w:hyperlink r:id="rId44" w:history="1">
        <w:r>
          <w:rPr>
            <w:rStyle w:val="Hyperlink"/>
          </w:rPr>
          <w:t>https://www.plantmaid.com/</w:t>
        </w:r>
      </w:hyperlink>
      <w:r>
        <w:t xml:space="preserve"> (Accessed: 15 February 2020).</w:t>
      </w:r>
    </w:p>
    <w:p w14:paraId="038B4A17" w14:textId="6FD78C8C" w:rsidR="00F62D3A" w:rsidRDefault="00F62D3A" w:rsidP="00CB490B">
      <w:pPr>
        <w:rPr>
          <w:szCs w:val="22"/>
        </w:rPr>
      </w:pPr>
    </w:p>
    <w:p w14:paraId="3DA4BB0D" w14:textId="77777777" w:rsidR="003E5C30" w:rsidRDefault="003E5C30" w:rsidP="003E5C30">
      <w:pPr>
        <w:jc w:val="left"/>
        <w:rPr>
          <w:rFonts w:ascii="Times New Roman" w:hAnsi="Times New Roman"/>
          <w:color w:val="auto"/>
        </w:rPr>
      </w:pPr>
      <w:r>
        <w:rPr>
          <w:i/>
          <w:iCs/>
        </w:rPr>
        <w:t>Parrot POT</w:t>
      </w:r>
      <w:r>
        <w:t xml:space="preserve"> (2017) </w:t>
      </w:r>
      <w:r>
        <w:rPr>
          <w:i/>
          <w:iCs/>
        </w:rPr>
        <w:t>Parrot Official</w:t>
      </w:r>
      <w:r>
        <w:t xml:space="preserve">. Available at: </w:t>
      </w:r>
      <w:hyperlink r:id="rId45" w:history="1">
        <w:r>
          <w:rPr>
            <w:rStyle w:val="Hyperlink"/>
          </w:rPr>
          <w:t>https://www.parrot.com/global/connected-garden/parrot-pot</w:t>
        </w:r>
      </w:hyperlink>
      <w:r>
        <w:t xml:space="preserve"> (Accessed: 15 February 2020).</w:t>
      </w:r>
    </w:p>
    <w:p w14:paraId="3B37CFCB" w14:textId="69FC1A2A" w:rsidR="003E5C30" w:rsidRDefault="003E5C30" w:rsidP="00CB490B">
      <w:pPr>
        <w:rPr>
          <w:szCs w:val="22"/>
        </w:rPr>
      </w:pPr>
    </w:p>
    <w:p w14:paraId="457463C5" w14:textId="48C652DA" w:rsidR="003E5C30" w:rsidRDefault="003E5C30" w:rsidP="003E5C30">
      <w:pPr>
        <w:jc w:val="left"/>
        <w:rPr>
          <w:rFonts w:ascii="Times New Roman" w:hAnsi="Times New Roman"/>
          <w:color w:val="auto"/>
        </w:rPr>
      </w:pPr>
      <w:r>
        <w:rPr>
          <w:i/>
          <w:iCs/>
        </w:rPr>
        <w:t>Apache CouchDB</w:t>
      </w:r>
      <w:r>
        <w:t xml:space="preserve"> (no date). Available at: </w:t>
      </w:r>
      <w:hyperlink r:id="rId46" w:history="1">
        <w:r>
          <w:rPr>
            <w:rStyle w:val="Hyperlink"/>
          </w:rPr>
          <w:t>https://couchdb.apache.org/</w:t>
        </w:r>
      </w:hyperlink>
      <w:r>
        <w:t xml:space="preserve"> (Accessed: 15 </w:t>
      </w:r>
      <w:r>
        <w:t>January</w:t>
      </w:r>
      <w:r>
        <w:t xml:space="preserve"> 2020).</w:t>
      </w:r>
    </w:p>
    <w:p w14:paraId="0784ACAE" w14:textId="07414F2F" w:rsidR="003E5C30" w:rsidRDefault="003E5C30" w:rsidP="00CB490B">
      <w:pPr>
        <w:rPr>
          <w:szCs w:val="22"/>
        </w:rPr>
      </w:pPr>
    </w:p>
    <w:p w14:paraId="246597C4" w14:textId="5C3185A1" w:rsidR="003E5C30" w:rsidRDefault="003E5C30" w:rsidP="003E5C30">
      <w:pPr>
        <w:jc w:val="left"/>
        <w:rPr>
          <w:rFonts w:ascii="Times New Roman" w:hAnsi="Times New Roman"/>
          <w:color w:val="auto"/>
        </w:rPr>
      </w:pPr>
      <w:r>
        <w:rPr>
          <w:i/>
          <w:iCs/>
        </w:rPr>
        <w:t>TensorFlow</w:t>
      </w:r>
      <w:r>
        <w:t xml:space="preserve"> (no date) </w:t>
      </w:r>
      <w:r>
        <w:rPr>
          <w:i/>
          <w:iCs/>
        </w:rPr>
        <w:t>TensorFlow</w:t>
      </w:r>
      <w:r>
        <w:t xml:space="preserve">. Available at: </w:t>
      </w:r>
      <w:hyperlink r:id="rId47" w:history="1">
        <w:r>
          <w:rPr>
            <w:rStyle w:val="Hyperlink"/>
          </w:rPr>
          <w:t>https://www.tensorflow.org/</w:t>
        </w:r>
      </w:hyperlink>
      <w:r>
        <w:t xml:space="preserve"> (Accessed: 15 </w:t>
      </w:r>
      <w:r>
        <w:t>January</w:t>
      </w:r>
      <w:r>
        <w:t xml:space="preserve"> 2020).</w:t>
      </w:r>
    </w:p>
    <w:p w14:paraId="6F877EE2" w14:textId="5BEBF693" w:rsidR="003E5C30" w:rsidRDefault="003E5C30" w:rsidP="00CB490B">
      <w:pPr>
        <w:rPr>
          <w:szCs w:val="22"/>
        </w:rPr>
      </w:pPr>
    </w:p>
    <w:p w14:paraId="6A0410E8" w14:textId="02A70002" w:rsidR="003E5C30" w:rsidRDefault="003E5C30" w:rsidP="003E5C30">
      <w:pPr>
        <w:jc w:val="left"/>
        <w:rPr>
          <w:rFonts w:ascii="Times New Roman" w:hAnsi="Times New Roman"/>
          <w:color w:val="auto"/>
        </w:rPr>
      </w:pPr>
      <w:r>
        <w:rPr>
          <w:i/>
          <w:iCs/>
        </w:rPr>
        <w:t>The Web framework for perfectionists with deadlines | Django</w:t>
      </w:r>
      <w:r>
        <w:t xml:space="preserve"> (no date). Available at: </w:t>
      </w:r>
      <w:hyperlink r:id="rId48" w:history="1">
        <w:r>
          <w:rPr>
            <w:rStyle w:val="Hyperlink"/>
          </w:rPr>
          <w:t>https://www.djangoproject.com/</w:t>
        </w:r>
      </w:hyperlink>
      <w:r>
        <w:t xml:space="preserve"> (Accessed: 15 </w:t>
      </w:r>
      <w:r>
        <w:t>January</w:t>
      </w:r>
      <w:r>
        <w:t xml:space="preserve"> 2020).</w:t>
      </w:r>
    </w:p>
    <w:p w14:paraId="065F483D" w14:textId="77566172" w:rsidR="003E5C30" w:rsidRDefault="003E5C30" w:rsidP="00CB490B">
      <w:pPr>
        <w:rPr>
          <w:szCs w:val="22"/>
        </w:rPr>
      </w:pPr>
    </w:p>
    <w:p w14:paraId="6C24E3E9" w14:textId="3A815E67" w:rsidR="003E5C30" w:rsidRDefault="003E5C30" w:rsidP="003E5C30">
      <w:pPr>
        <w:jc w:val="left"/>
        <w:rPr>
          <w:rFonts w:ascii="Times New Roman" w:hAnsi="Times New Roman"/>
          <w:color w:val="auto"/>
        </w:rPr>
      </w:pPr>
      <w:r>
        <w:rPr>
          <w:i/>
          <w:iCs/>
        </w:rPr>
        <w:t>What is a Container? | App Containerization | Docker</w:t>
      </w:r>
      <w:r>
        <w:t xml:space="preserve"> (no date). Available at: </w:t>
      </w:r>
      <w:hyperlink r:id="rId49" w:history="1">
        <w:r>
          <w:rPr>
            <w:rStyle w:val="Hyperlink"/>
          </w:rPr>
          <w:t>https://www.docker.com/resources/what-container</w:t>
        </w:r>
      </w:hyperlink>
      <w:r>
        <w:t xml:space="preserve"> (Accessed: 15 </w:t>
      </w:r>
      <w:r>
        <w:t>January</w:t>
      </w:r>
      <w:r>
        <w:t xml:space="preserve"> 2020).</w:t>
      </w:r>
    </w:p>
    <w:p w14:paraId="47E554A4" w14:textId="65D69C08" w:rsidR="003E5C30" w:rsidRDefault="003E5C30" w:rsidP="00CB490B">
      <w:pPr>
        <w:rPr>
          <w:szCs w:val="22"/>
        </w:rPr>
      </w:pPr>
    </w:p>
    <w:p w14:paraId="65062CF3" w14:textId="6D16BBC5" w:rsidR="003E5C30" w:rsidRDefault="003E5C30" w:rsidP="003E5C30">
      <w:pPr>
        <w:jc w:val="left"/>
        <w:rPr>
          <w:rFonts w:ascii="Times New Roman" w:hAnsi="Times New Roman"/>
          <w:color w:val="auto"/>
        </w:rPr>
      </w:pPr>
      <w:r>
        <w:rPr>
          <w:i/>
          <w:iCs/>
        </w:rPr>
        <w:t>Jenkins</w:t>
      </w:r>
      <w:r>
        <w:t xml:space="preserve"> (no date) </w:t>
      </w:r>
      <w:r>
        <w:rPr>
          <w:i/>
          <w:iCs/>
        </w:rPr>
        <w:t>Jenkins</w:t>
      </w:r>
      <w:r>
        <w:t xml:space="preserve">. Available at: </w:t>
      </w:r>
      <w:hyperlink r:id="rId50" w:history="1">
        <w:r>
          <w:rPr>
            <w:rStyle w:val="Hyperlink"/>
          </w:rPr>
          <w:t>https://jenkins.io/index.html</w:t>
        </w:r>
      </w:hyperlink>
      <w:r>
        <w:t xml:space="preserve"> (Accessed: 15 </w:t>
      </w:r>
      <w:r>
        <w:t>January</w:t>
      </w:r>
      <w:r>
        <w:t xml:space="preserve"> 2020).</w:t>
      </w:r>
    </w:p>
    <w:p w14:paraId="752CC22F" w14:textId="77777777" w:rsidR="003E5C30" w:rsidRPr="003E4E04" w:rsidRDefault="003E5C30" w:rsidP="00CB490B">
      <w:pPr>
        <w:rPr>
          <w:szCs w:val="22"/>
        </w:rPr>
      </w:pPr>
    </w:p>
    <w:sectPr w:rsidR="003E5C30" w:rsidRPr="003E4E04" w:rsidSect="00FB2ED4">
      <w:headerReference w:type="default" r:id="rId51"/>
      <w:footerReference w:type="default" r:id="rId52"/>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AA995" w14:textId="77777777" w:rsidR="00DD3E1C" w:rsidRDefault="00DD3E1C" w:rsidP="00B64B36">
      <w:r>
        <w:separator/>
      </w:r>
    </w:p>
  </w:endnote>
  <w:endnote w:type="continuationSeparator" w:id="0">
    <w:p w14:paraId="41691A67" w14:textId="77777777" w:rsidR="00DD3E1C" w:rsidRDefault="00DD3E1C" w:rsidP="00B64B36">
      <w:r>
        <w:continuationSeparator/>
      </w:r>
    </w:p>
  </w:endnote>
  <w:endnote w:type="continuationNotice" w:id="1">
    <w:p w14:paraId="7F3E57EA" w14:textId="77777777" w:rsidR="00DD3E1C" w:rsidRDefault="00DD3E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 w:name="Open Sans">
    <w:panose1 w:val="020B0606030504020204"/>
    <w:charset w:val="00"/>
    <w:family w:val="swiss"/>
    <w:pitch w:val="variable"/>
    <w:sig w:usb0="E00002EF" w:usb1="4000205B" w:usb2="00000028" w:usb3="00000000" w:csb0="0000019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F62D3A" w:rsidRDefault="00F62D3A"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21DC7FB1">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B2047"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" fillcolor="#afe084" strokecolor="#794908 [1604]" strokeweight="1pt">
                      <w10:wrap anchorx="page"/>
                    </v:rect>
                  </w:pict>
                </mc:Fallback>
              </mc:AlternateContent>
            </w:r>
          </w:p>
          <w:p w14:paraId="23F269D1" w14:textId="52E4D0D7" w:rsidR="00F62D3A" w:rsidRPr="005766C5" w:rsidRDefault="00F62D3A"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F62D3A" w:rsidRPr="00BC490A" w:rsidRDefault="00F62D3A"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1E2CC" w14:textId="77777777" w:rsidR="00DD3E1C" w:rsidRDefault="00DD3E1C" w:rsidP="00B64B36">
      <w:r>
        <w:separator/>
      </w:r>
    </w:p>
  </w:footnote>
  <w:footnote w:type="continuationSeparator" w:id="0">
    <w:p w14:paraId="7F8E770D" w14:textId="77777777" w:rsidR="00DD3E1C" w:rsidRDefault="00DD3E1C" w:rsidP="00B64B36">
      <w:r>
        <w:continuationSeparator/>
      </w:r>
    </w:p>
  </w:footnote>
  <w:footnote w:type="continuationNotice" w:id="1">
    <w:p w14:paraId="429D2D29" w14:textId="77777777" w:rsidR="00DD3E1C" w:rsidRDefault="00DD3E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00A35" w14:textId="0AF3EA68" w:rsidR="00F62D3A" w:rsidRPr="007B1B54" w:rsidRDefault="00F62D3A" w:rsidP="007B1B54">
    <w:pPr>
      <w:pStyle w:val="Header"/>
      <w:pBdr>
        <w:bottom w:val="single" w:sz="4" w:space="1" w:color="AFE084"/>
      </w:pBdr>
      <w:jc w:val="right"/>
    </w:pPr>
    <w:r>
      <w:rPr>
        <w:noProof/>
      </w:rPr>
      <w:drawing>
        <wp:inline distT="0" distB="0" distL="0" distR="0" wp14:anchorId="4A7442B7" wp14:editId="2AF4D941">
          <wp:extent cx="1816608" cy="256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81912" cy="2943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FFFFF88"/>
    <w:multiLevelType w:val="singleLevel"/>
    <w:tmpl w:val="A7C2435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D5B65B2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AB20094"/>
    <w:multiLevelType w:val="hybridMultilevel"/>
    <w:tmpl w:val="D8F6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152BA2"/>
    <w:multiLevelType w:val="hybridMultilevel"/>
    <w:tmpl w:val="5290EF66"/>
    <w:lvl w:ilvl="0" w:tplc="0C090001">
      <w:start w:val="1"/>
      <w:numFmt w:val="bullet"/>
      <w:lvlText w:val=""/>
      <w:lvlJc w:val="left"/>
      <w:pPr>
        <w:ind w:left="660" w:hanging="360"/>
      </w:pPr>
      <w:rPr>
        <w:rFonts w:ascii="Symbol" w:hAnsi="Symbol" w:hint="default"/>
      </w:rPr>
    </w:lvl>
    <w:lvl w:ilvl="1" w:tplc="0C090003" w:tentative="1">
      <w:start w:val="1"/>
      <w:numFmt w:val="bullet"/>
      <w:lvlText w:val="o"/>
      <w:lvlJc w:val="left"/>
      <w:pPr>
        <w:ind w:left="1380" w:hanging="360"/>
      </w:pPr>
      <w:rPr>
        <w:rFonts w:ascii="Courier New" w:hAnsi="Courier New" w:cs="Courier New" w:hint="default"/>
      </w:rPr>
    </w:lvl>
    <w:lvl w:ilvl="2" w:tplc="0C090005" w:tentative="1">
      <w:start w:val="1"/>
      <w:numFmt w:val="bullet"/>
      <w:lvlText w:val=""/>
      <w:lvlJc w:val="left"/>
      <w:pPr>
        <w:ind w:left="2100" w:hanging="360"/>
      </w:pPr>
      <w:rPr>
        <w:rFonts w:ascii="Wingdings" w:hAnsi="Wingdings" w:hint="default"/>
      </w:rPr>
    </w:lvl>
    <w:lvl w:ilvl="3" w:tplc="0C090001" w:tentative="1">
      <w:start w:val="1"/>
      <w:numFmt w:val="bullet"/>
      <w:lvlText w:val=""/>
      <w:lvlJc w:val="left"/>
      <w:pPr>
        <w:ind w:left="2820" w:hanging="360"/>
      </w:pPr>
      <w:rPr>
        <w:rFonts w:ascii="Symbol" w:hAnsi="Symbol" w:hint="default"/>
      </w:rPr>
    </w:lvl>
    <w:lvl w:ilvl="4" w:tplc="0C090003" w:tentative="1">
      <w:start w:val="1"/>
      <w:numFmt w:val="bullet"/>
      <w:lvlText w:val="o"/>
      <w:lvlJc w:val="left"/>
      <w:pPr>
        <w:ind w:left="3540" w:hanging="360"/>
      </w:pPr>
      <w:rPr>
        <w:rFonts w:ascii="Courier New" w:hAnsi="Courier New" w:cs="Courier New" w:hint="default"/>
      </w:rPr>
    </w:lvl>
    <w:lvl w:ilvl="5" w:tplc="0C090005" w:tentative="1">
      <w:start w:val="1"/>
      <w:numFmt w:val="bullet"/>
      <w:lvlText w:val=""/>
      <w:lvlJc w:val="left"/>
      <w:pPr>
        <w:ind w:left="4260" w:hanging="360"/>
      </w:pPr>
      <w:rPr>
        <w:rFonts w:ascii="Wingdings" w:hAnsi="Wingdings" w:hint="default"/>
      </w:rPr>
    </w:lvl>
    <w:lvl w:ilvl="6" w:tplc="0C090001" w:tentative="1">
      <w:start w:val="1"/>
      <w:numFmt w:val="bullet"/>
      <w:lvlText w:val=""/>
      <w:lvlJc w:val="left"/>
      <w:pPr>
        <w:ind w:left="4980" w:hanging="360"/>
      </w:pPr>
      <w:rPr>
        <w:rFonts w:ascii="Symbol" w:hAnsi="Symbol" w:hint="default"/>
      </w:rPr>
    </w:lvl>
    <w:lvl w:ilvl="7" w:tplc="0C090003" w:tentative="1">
      <w:start w:val="1"/>
      <w:numFmt w:val="bullet"/>
      <w:lvlText w:val="o"/>
      <w:lvlJc w:val="left"/>
      <w:pPr>
        <w:ind w:left="5700" w:hanging="360"/>
      </w:pPr>
      <w:rPr>
        <w:rFonts w:ascii="Courier New" w:hAnsi="Courier New" w:cs="Courier New" w:hint="default"/>
      </w:rPr>
    </w:lvl>
    <w:lvl w:ilvl="8" w:tplc="0C090005" w:tentative="1">
      <w:start w:val="1"/>
      <w:numFmt w:val="bullet"/>
      <w:lvlText w:val=""/>
      <w:lvlJc w:val="left"/>
      <w:pPr>
        <w:ind w:left="6420" w:hanging="360"/>
      </w:pPr>
      <w:rPr>
        <w:rFonts w:ascii="Wingdings" w:hAnsi="Wingdings" w:hint="default"/>
      </w:rPr>
    </w:lvl>
  </w:abstractNum>
  <w:abstractNum w:abstractNumId="9"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DA6756"/>
    <w:multiLevelType w:val="hybridMultilevel"/>
    <w:tmpl w:val="2BEE9E0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BD02A36"/>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6A4CEA"/>
    <w:multiLevelType w:val="multilevel"/>
    <w:tmpl w:val="F1D0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9A4DF6"/>
    <w:multiLevelType w:val="multilevel"/>
    <w:tmpl w:val="3E18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76481"/>
    <w:multiLevelType w:val="hybridMultilevel"/>
    <w:tmpl w:val="02607B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37B69C3"/>
    <w:multiLevelType w:val="hybridMultilevel"/>
    <w:tmpl w:val="36D61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29B65BCD"/>
    <w:multiLevelType w:val="hybridMultilevel"/>
    <w:tmpl w:val="2AAEC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F71B7"/>
    <w:multiLevelType w:val="hybridMultilevel"/>
    <w:tmpl w:val="EA623B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E7616A9"/>
    <w:multiLevelType w:val="multilevel"/>
    <w:tmpl w:val="12FEFB6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0" w15:restartNumberingAfterBreak="0">
    <w:nsid w:val="30C11DE5"/>
    <w:multiLevelType w:val="hybridMultilevel"/>
    <w:tmpl w:val="216A46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4F7B19"/>
    <w:multiLevelType w:val="hybridMultilevel"/>
    <w:tmpl w:val="68700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3B8F1F89"/>
    <w:multiLevelType w:val="hybridMultilevel"/>
    <w:tmpl w:val="EFB0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4534D8"/>
    <w:multiLevelType w:val="hybridMultilevel"/>
    <w:tmpl w:val="252EDDE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DDA0F01"/>
    <w:multiLevelType w:val="hybridMultilevel"/>
    <w:tmpl w:val="7F96342C"/>
    <w:lvl w:ilvl="0" w:tplc="0C090001">
      <w:start w:val="1"/>
      <w:numFmt w:val="bullet"/>
      <w:lvlText w:val=""/>
      <w:lvlJc w:val="left"/>
      <w:pPr>
        <w:ind w:left="660" w:hanging="360"/>
      </w:pPr>
      <w:rPr>
        <w:rFonts w:ascii="Symbol" w:hAnsi="Symbol" w:hint="default"/>
      </w:rPr>
    </w:lvl>
    <w:lvl w:ilvl="1" w:tplc="0C090003" w:tentative="1">
      <w:start w:val="1"/>
      <w:numFmt w:val="bullet"/>
      <w:lvlText w:val="o"/>
      <w:lvlJc w:val="left"/>
      <w:pPr>
        <w:ind w:left="1380" w:hanging="360"/>
      </w:pPr>
      <w:rPr>
        <w:rFonts w:ascii="Courier New" w:hAnsi="Courier New" w:cs="Courier New" w:hint="default"/>
      </w:rPr>
    </w:lvl>
    <w:lvl w:ilvl="2" w:tplc="0C090005" w:tentative="1">
      <w:start w:val="1"/>
      <w:numFmt w:val="bullet"/>
      <w:lvlText w:val=""/>
      <w:lvlJc w:val="left"/>
      <w:pPr>
        <w:ind w:left="2100" w:hanging="360"/>
      </w:pPr>
      <w:rPr>
        <w:rFonts w:ascii="Wingdings" w:hAnsi="Wingdings" w:hint="default"/>
      </w:rPr>
    </w:lvl>
    <w:lvl w:ilvl="3" w:tplc="0C090001" w:tentative="1">
      <w:start w:val="1"/>
      <w:numFmt w:val="bullet"/>
      <w:lvlText w:val=""/>
      <w:lvlJc w:val="left"/>
      <w:pPr>
        <w:ind w:left="2820" w:hanging="360"/>
      </w:pPr>
      <w:rPr>
        <w:rFonts w:ascii="Symbol" w:hAnsi="Symbol" w:hint="default"/>
      </w:rPr>
    </w:lvl>
    <w:lvl w:ilvl="4" w:tplc="0C090003" w:tentative="1">
      <w:start w:val="1"/>
      <w:numFmt w:val="bullet"/>
      <w:lvlText w:val="o"/>
      <w:lvlJc w:val="left"/>
      <w:pPr>
        <w:ind w:left="3540" w:hanging="360"/>
      </w:pPr>
      <w:rPr>
        <w:rFonts w:ascii="Courier New" w:hAnsi="Courier New" w:cs="Courier New" w:hint="default"/>
      </w:rPr>
    </w:lvl>
    <w:lvl w:ilvl="5" w:tplc="0C090005" w:tentative="1">
      <w:start w:val="1"/>
      <w:numFmt w:val="bullet"/>
      <w:lvlText w:val=""/>
      <w:lvlJc w:val="left"/>
      <w:pPr>
        <w:ind w:left="4260" w:hanging="360"/>
      </w:pPr>
      <w:rPr>
        <w:rFonts w:ascii="Wingdings" w:hAnsi="Wingdings" w:hint="default"/>
      </w:rPr>
    </w:lvl>
    <w:lvl w:ilvl="6" w:tplc="0C090001" w:tentative="1">
      <w:start w:val="1"/>
      <w:numFmt w:val="bullet"/>
      <w:lvlText w:val=""/>
      <w:lvlJc w:val="left"/>
      <w:pPr>
        <w:ind w:left="4980" w:hanging="360"/>
      </w:pPr>
      <w:rPr>
        <w:rFonts w:ascii="Symbol" w:hAnsi="Symbol" w:hint="default"/>
      </w:rPr>
    </w:lvl>
    <w:lvl w:ilvl="7" w:tplc="0C090003" w:tentative="1">
      <w:start w:val="1"/>
      <w:numFmt w:val="bullet"/>
      <w:lvlText w:val="o"/>
      <w:lvlJc w:val="left"/>
      <w:pPr>
        <w:ind w:left="5700" w:hanging="360"/>
      </w:pPr>
      <w:rPr>
        <w:rFonts w:ascii="Courier New" w:hAnsi="Courier New" w:cs="Courier New" w:hint="default"/>
      </w:rPr>
    </w:lvl>
    <w:lvl w:ilvl="8" w:tplc="0C090005" w:tentative="1">
      <w:start w:val="1"/>
      <w:numFmt w:val="bullet"/>
      <w:lvlText w:val=""/>
      <w:lvlJc w:val="left"/>
      <w:pPr>
        <w:ind w:left="6420" w:hanging="360"/>
      </w:pPr>
      <w:rPr>
        <w:rFonts w:ascii="Wingdings" w:hAnsi="Wingdings" w:hint="default"/>
      </w:rPr>
    </w:lvl>
  </w:abstractNum>
  <w:abstractNum w:abstractNumId="27" w15:restartNumberingAfterBreak="0">
    <w:nsid w:val="3DE4155C"/>
    <w:multiLevelType w:val="hybridMultilevel"/>
    <w:tmpl w:val="56405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45EB7F21"/>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6033C3"/>
    <w:multiLevelType w:val="hybridMultilevel"/>
    <w:tmpl w:val="0B8A330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8248C5"/>
    <w:multiLevelType w:val="hybridMultilevel"/>
    <w:tmpl w:val="E9668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FCF52DC"/>
    <w:multiLevelType w:val="hybridMultilevel"/>
    <w:tmpl w:val="31DAE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59B267B"/>
    <w:multiLevelType w:val="hybridMultilevel"/>
    <w:tmpl w:val="C982231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741B6DCE"/>
    <w:multiLevelType w:val="hybridMultilevel"/>
    <w:tmpl w:val="8C2CD4B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4FB023A"/>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612C2D"/>
    <w:multiLevelType w:val="hybridMultilevel"/>
    <w:tmpl w:val="CE60F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D0E514E"/>
    <w:multiLevelType w:val="hybridMultilevel"/>
    <w:tmpl w:val="BA56F19E"/>
    <w:lvl w:ilvl="0" w:tplc="0C090001">
      <w:start w:val="1"/>
      <w:numFmt w:val="bullet"/>
      <w:lvlText w:val=""/>
      <w:lvlJc w:val="left"/>
      <w:pPr>
        <w:ind w:left="660" w:hanging="360"/>
      </w:pPr>
      <w:rPr>
        <w:rFonts w:ascii="Symbol" w:hAnsi="Symbol" w:hint="default"/>
      </w:rPr>
    </w:lvl>
    <w:lvl w:ilvl="1" w:tplc="0C090003" w:tentative="1">
      <w:start w:val="1"/>
      <w:numFmt w:val="bullet"/>
      <w:lvlText w:val="o"/>
      <w:lvlJc w:val="left"/>
      <w:pPr>
        <w:ind w:left="1380" w:hanging="360"/>
      </w:pPr>
      <w:rPr>
        <w:rFonts w:ascii="Courier New" w:hAnsi="Courier New" w:cs="Courier New" w:hint="default"/>
      </w:rPr>
    </w:lvl>
    <w:lvl w:ilvl="2" w:tplc="0C090005" w:tentative="1">
      <w:start w:val="1"/>
      <w:numFmt w:val="bullet"/>
      <w:lvlText w:val=""/>
      <w:lvlJc w:val="left"/>
      <w:pPr>
        <w:ind w:left="2100" w:hanging="360"/>
      </w:pPr>
      <w:rPr>
        <w:rFonts w:ascii="Wingdings" w:hAnsi="Wingdings" w:hint="default"/>
      </w:rPr>
    </w:lvl>
    <w:lvl w:ilvl="3" w:tplc="0C090001" w:tentative="1">
      <w:start w:val="1"/>
      <w:numFmt w:val="bullet"/>
      <w:lvlText w:val=""/>
      <w:lvlJc w:val="left"/>
      <w:pPr>
        <w:ind w:left="2820" w:hanging="360"/>
      </w:pPr>
      <w:rPr>
        <w:rFonts w:ascii="Symbol" w:hAnsi="Symbol" w:hint="default"/>
      </w:rPr>
    </w:lvl>
    <w:lvl w:ilvl="4" w:tplc="0C090003" w:tentative="1">
      <w:start w:val="1"/>
      <w:numFmt w:val="bullet"/>
      <w:lvlText w:val="o"/>
      <w:lvlJc w:val="left"/>
      <w:pPr>
        <w:ind w:left="3540" w:hanging="360"/>
      </w:pPr>
      <w:rPr>
        <w:rFonts w:ascii="Courier New" w:hAnsi="Courier New" w:cs="Courier New" w:hint="default"/>
      </w:rPr>
    </w:lvl>
    <w:lvl w:ilvl="5" w:tplc="0C090005" w:tentative="1">
      <w:start w:val="1"/>
      <w:numFmt w:val="bullet"/>
      <w:lvlText w:val=""/>
      <w:lvlJc w:val="left"/>
      <w:pPr>
        <w:ind w:left="4260" w:hanging="360"/>
      </w:pPr>
      <w:rPr>
        <w:rFonts w:ascii="Wingdings" w:hAnsi="Wingdings" w:hint="default"/>
      </w:rPr>
    </w:lvl>
    <w:lvl w:ilvl="6" w:tplc="0C090001" w:tentative="1">
      <w:start w:val="1"/>
      <w:numFmt w:val="bullet"/>
      <w:lvlText w:val=""/>
      <w:lvlJc w:val="left"/>
      <w:pPr>
        <w:ind w:left="4980" w:hanging="360"/>
      </w:pPr>
      <w:rPr>
        <w:rFonts w:ascii="Symbol" w:hAnsi="Symbol" w:hint="default"/>
      </w:rPr>
    </w:lvl>
    <w:lvl w:ilvl="7" w:tplc="0C090003" w:tentative="1">
      <w:start w:val="1"/>
      <w:numFmt w:val="bullet"/>
      <w:lvlText w:val="o"/>
      <w:lvlJc w:val="left"/>
      <w:pPr>
        <w:ind w:left="5700" w:hanging="360"/>
      </w:pPr>
      <w:rPr>
        <w:rFonts w:ascii="Courier New" w:hAnsi="Courier New" w:cs="Courier New" w:hint="default"/>
      </w:rPr>
    </w:lvl>
    <w:lvl w:ilvl="8" w:tplc="0C090005" w:tentative="1">
      <w:start w:val="1"/>
      <w:numFmt w:val="bullet"/>
      <w:lvlText w:val=""/>
      <w:lvlJc w:val="left"/>
      <w:pPr>
        <w:ind w:left="6420" w:hanging="360"/>
      </w:pPr>
      <w:rPr>
        <w:rFonts w:ascii="Wingdings" w:hAnsi="Wingdings" w:hint="default"/>
      </w:rPr>
    </w:lvl>
  </w:abstractNum>
  <w:abstractNum w:abstractNumId="44" w15:restartNumberingAfterBreak="0">
    <w:nsid w:val="7F3C0752"/>
    <w:multiLevelType w:val="hybridMultilevel"/>
    <w:tmpl w:val="20222E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28"/>
  </w:num>
  <w:num w:numId="2">
    <w:abstractNumId w:val="2"/>
  </w:num>
  <w:num w:numId="3">
    <w:abstractNumId w:val="1"/>
  </w:num>
  <w:num w:numId="4">
    <w:abstractNumId w:val="36"/>
  </w:num>
  <w:num w:numId="5">
    <w:abstractNumId w:val="16"/>
  </w:num>
  <w:num w:numId="6">
    <w:abstractNumId w:val="37"/>
  </w:num>
  <w:num w:numId="7">
    <w:abstractNumId w:val="0"/>
  </w:num>
  <w:num w:numId="8">
    <w:abstractNumId w:val="3"/>
  </w:num>
  <w:num w:numId="9">
    <w:abstractNumId w:val="38"/>
  </w:num>
  <w:num w:numId="10">
    <w:abstractNumId w:val="23"/>
  </w:num>
  <w:num w:numId="11">
    <w:abstractNumId w:val="31"/>
  </w:num>
  <w:num w:numId="12">
    <w:abstractNumId w:val="21"/>
  </w:num>
  <w:num w:numId="13">
    <w:abstractNumId w:val="9"/>
  </w:num>
  <w:num w:numId="14">
    <w:abstractNumId w:val="22"/>
  </w:num>
  <w:num w:numId="15">
    <w:abstractNumId w:val="15"/>
  </w:num>
  <w:num w:numId="16">
    <w:abstractNumId w:val="24"/>
  </w:num>
  <w:num w:numId="17">
    <w:abstractNumId w:val="7"/>
  </w:num>
  <w:num w:numId="18">
    <w:abstractNumId w:val="30"/>
  </w:num>
  <w:num w:numId="19">
    <w:abstractNumId w:val="25"/>
  </w:num>
  <w:num w:numId="20">
    <w:abstractNumId w:val="35"/>
  </w:num>
  <w:num w:numId="21">
    <w:abstractNumId w:val="14"/>
  </w:num>
  <w:num w:numId="22">
    <w:abstractNumId w:val="10"/>
  </w:num>
  <w:num w:numId="23">
    <w:abstractNumId w:val="18"/>
  </w:num>
  <w:num w:numId="24">
    <w:abstractNumId w:val="41"/>
  </w:num>
  <w:num w:numId="25">
    <w:abstractNumId w:val="29"/>
  </w:num>
  <w:num w:numId="26">
    <w:abstractNumId w:val="11"/>
  </w:num>
  <w:num w:numId="27">
    <w:abstractNumId w:val="40"/>
  </w:num>
  <w:num w:numId="28">
    <w:abstractNumId w:val="5"/>
  </w:num>
  <w:num w:numId="29">
    <w:abstractNumId w:val="20"/>
  </w:num>
  <w:num w:numId="30">
    <w:abstractNumId w:val="34"/>
  </w:num>
  <w:num w:numId="31">
    <w:abstractNumId w:val="27"/>
  </w:num>
  <w:num w:numId="32">
    <w:abstractNumId w:val="4"/>
  </w:num>
  <w:num w:numId="33">
    <w:abstractNumId w:val="32"/>
  </w:num>
  <w:num w:numId="34">
    <w:abstractNumId w:val="44"/>
  </w:num>
  <w:num w:numId="35">
    <w:abstractNumId w:val="17"/>
  </w:num>
  <w:num w:numId="36">
    <w:abstractNumId w:val="6"/>
  </w:num>
  <w:num w:numId="37">
    <w:abstractNumId w:val="33"/>
  </w:num>
  <w:num w:numId="38">
    <w:abstractNumId w:val="42"/>
  </w:num>
  <w:num w:numId="39">
    <w:abstractNumId w:val="19"/>
  </w:num>
  <w:num w:numId="40">
    <w:abstractNumId w:val="12"/>
  </w:num>
  <w:num w:numId="41">
    <w:abstractNumId w:val="13"/>
  </w:num>
  <w:num w:numId="42">
    <w:abstractNumId w:val="8"/>
  </w:num>
  <w:num w:numId="43">
    <w:abstractNumId w:val="43"/>
  </w:num>
  <w:num w:numId="44">
    <w:abstractNumId w:val="26"/>
  </w:num>
  <w:num w:numId="45">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Dean">
    <w15:presenceInfo w15:providerId="Windows Live" w15:userId="f0bc4f0e376e2b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15952"/>
    <w:rsid w:val="00021F7D"/>
    <w:rsid w:val="00025D24"/>
    <w:rsid w:val="00036C73"/>
    <w:rsid w:val="00046B9E"/>
    <w:rsid w:val="0005672F"/>
    <w:rsid w:val="00066F39"/>
    <w:rsid w:val="00080E0C"/>
    <w:rsid w:val="00084ADE"/>
    <w:rsid w:val="00095D75"/>
    <w:rsid w:val="000A64D4"/>
    <w:rsid w:val="000C3AB8"/>
    <w:rsid w:val="000C622E"/>
    <w:rsid w:val="000D67BF"/>
    <w:rsid w:val="000E7CAD"/>
    <w:rsid w:val="0011505A"/>
    <w:rsid w:val="00157D78"/>
    <w:rsid w:val="001846B3"/>
    <w:rsid w:val="001C4442"/>
    <w:rsid w:val="001D2306"/>
    <w:rsid w:val="001D3290"/>
    <w:rsid w:val="001D6EBC"/>
    <w:rsid w:val="001E211B"/>
    <w:rsid w:val="001E24D0"/>
    <w:rsid w:val="00211451"/>
    <w:rsid w:val="00222D4B"/>
    <w:rsid w:val="00223885"/>
    <w:rsid w:val="00231C2C"/>
    <w:rsid w:val="00232E2D"/>
    <w:rsid w:val="00237E16"/>
    <w:rsid w:val="00241B78"/>
    <w:rsid w:val="00251F15"/>
    <w:rsid w:val="002522C7"/>
    <w:rsid w:val="002534A0"/>
    <w:rsid w:val="0026278D"/>
    <w:rsid w:val="00285192"/>
    <w:rsid w:val="002B371E"/>
    <w:rsid w:val="002B749D"/>
    <w:rsid w:val="002C1A89"/>
    <w:rsid w:val="002D0C6E"/>
    <w:rsid w:val="002E425D"/>
    <w:rsid w:val="002E5BD6"/>
    <w:rsid w:val="002F0211"/>
    <w:rsid w:val="002F4DCD"/>
    <w:rsid w:val="00301D43"/>
    <w:rsid w:val="0032606F"/>
    <w:rsid w:val="003455F1"/>
    <w:rsid w:val="00357A3B"/>
    <w:rsid w:val="00365004"/>
    <w:rsid w:val="00366B75"/>
    <w:rsid w:val="0036725E"/>
    <w:rsid w:val="0037058F"/>
    <w:rsid w:val="00374CBB"/>
    <w:rsid w:val="00384DE6"/>
    <w:rsid w:val="003A6712"/>
    <w:rsid w:val="003A773F"/>
    <w:rsid w:val="003B3097"/>
    <w:rsid w:val="003B6584"/>
    <w:rsid w:val="003E2390"/>
    <w:rsid w:val="003E4E04"/>
    <w:rsid w:val="003E5C30"/>
    <w:rsid w:val="00402BA0"/>
    <w:rsid w:val="00405645"/>
    <w:rsid w:val="00423828"/>
    <w:rsid w:val="00432206"/>
    <w:rsid w:val="00456BE4"/>
    <w:rsid w:val="004735ED"/>
    <w:rsid w:val="0047552B"/>
    <w:rsid w:val="0049118C"/>
    <w:rsid w:val="0049249E"/>
    <w:rsid w:val="00495EFB"/>
    <w:rsid w:val="004B56E4"/>
    <w:rsid w:val="004C0DD7"/>
    <w:rsid w:val="004E06E3"/>
    <w:rsid w:val="004F396D"/>
    <w:rsid w:val="005025DA"/>
    <w:rsid w:val="00530C41"/>
    <w:rsid w:val="0054698E"/>
    <w:rsid w:val="0055085C"/>
    <w:rsid w:val="00557A14"/>
    <w:rsid w:val="005660E8"/>
    <w:rsid w:val="00571747"/>
    <w:rsid w:val="0057205C"/>
    <w:rsid w:val="005766C5"/>
    <w:rsid w:val="00590748"/>
    <w:rsid w:val="005A20B6"/>
    <w:rsid w:val="005A3263"/>
    <w:rsid w:val="005D704F"/>
    <w:rsid w:val="006106FD"/>
    <w:rsid w:val="00612BFE"/>
    <w:rsid w:val="00621EA5"/>
    <w:rsid w:val="006359AF"/>
    <w:rsid w:val="00640434"/>
    <w:rsid w:val="0064761B"/>
    <w:rsid w:val="00656AEE"/>
    <w:rsid w:val="00660CFE"/>
    <w:rsid w:val="00663667"/>
    <w:rsid w:val="00666A6A"/>
    <w:rsid w:val="006763D5"/>
    <w:rsid w:val="00686743"/>
    <w:rsid w:val="006875A0"/>
    <w:rsid w:val="006B4828"/>
    <w:rsid w:val="006C3228"/>
    <w:rsid w:val="006E1C8B"/>
    <w:rsid w:val="006F08BB"/>
    <w:rsid w:val="006F7F17"/>
    <w:rsid w:val="007150F6"/>
    <w:rsid w:val="00720B67"/>
    <w:rsid w:val="007215F1"/>
    <w:rsid w:val="007365A1"/>
    <w:rsid w:val="007613B0"/>
    <w:rsid w:val="007649FB"/>
    <w:rsid w:val="0077310C"/>
    <w:rsid w:val="007741A7"/>
    <w:rsid w:val="0078086B"/>
    <w:rsid w:val="007A2760"/>
    <w:rsid w:val="007B0EB7"/>
    <w:rsid w:val="007B1B54"/>
    <w:rsid w:val="00804B99"/>
    <w:rsid w:val="00810FCF"/>
    <w:rsid w:val="00824C9D"/>
    <w:rsid w:val="008359D5"/>
    <w:rsid w:val="00861C88"/>
    <w:rsid w:val="00896BE7"/>
    <w:rsid w:val="00905882"/>
    <w:rsid w:val="00922663"/>
    <w:rsid w:val="00936DC1"/>
    <w:rsid w:val="00945913"/>
    <w:rsid w:val="009665CF"/>
    <w:rsid w:val="009B0EA5"/>
    <w:rsid w:val="009F1ABA"/>
    <w:rsid w:val="009F44F8"/>
    <w:rsid w:val="009F7638"/>
    <w:rsid w:val="00A06FA8"/>
    <w:rsid w:val="00A40696"/>
    <w:rsid w:val="00A63819"/>
    <w:rsid w:val="00A657A0"/>
    <w:rsid w:val="00A8596B"/>
    <w:rsid w:val="00A86987"/>
    <w:rsid w:val="00A91C2F"/>
    <w:rsid w:val="00A97778"/>
    <w:rsid w:val="00AA4526"/>
    <w:rsid w:val="00AB7362"/>
    <w:rsid w:val="00AC0FE4"/>
    <w:rsid w:val="00AC1861"/>
    <w:rsid w:val="00AD51F8"/>
    <w:rsid w:val="00AF1AA8"/>
    <w:rsid w:val="00B00AAB"/>
    <w:rsid w:val="00B01F63"/>
    <w:rsid w:val="00B04379"/>
    <w:rsid w:val="00B06806"/>
    <w:rsid w:val="00B13C31"/>
    <w:rsid w:val="00B2396B"/>
    <w:rsid w:val="00B3518B"/>
    <w:rsid w:val="00B45CFC"/>
    <w:rsid w:val="00B62538"/>
    <w:rsid w:val="00B64B36"/>
    <w:rsid w:val="00B83942"/>
    <w:rsid w:val="00B85C54"/>
    <w:rsid w:val="00B9435C"/>
    <w:rsid w:val="00B943CE"/>
    <w:rsid w:val="00B95312"/>
    <w:rsid w:val="00B97E13"/>
    <w:rsid w:val="00BB4FBF"/>
    <w:rsid w:val="00BC490A"/>
    <w:rsid w:val="00BD59B9"/>
    <w:rsid w:val="00BF06AF"/>
    <w:rsid w:val="00C013CB"/>
    <w:rsid w:val="00C01527"/>
    <w:rsid w:val="00C02087"/>
    <w:rsid w:val="00C101EE"/>
    <w:rsid w:val="00C17233"/>
    <w:rsid w:val="00C2445F"/>
    <w:rsid w:val="00C27D70"/>
    <w:rsid w:val="00C33A0A"/>
    <w:rsid w:val="00C52E12"/>
    <w:rsid w:val="00C55C8F"/>
    <w:rsid w:val="00C67838"/>
    <w:rsid w:val="00C714ED"/>
    <w:rsid w:val="00C7570C"/>
    <w:rsid w:val="00C84E65"/>
    <w:rsid w:val="00C968AF"/>
    <w:rsid w:val="00CA3A05"/>
    <w:rsid w:val="00CA43D1"/>
    <w:rsid w:val="00CB490B"/>
    <w:rsid w:val="00CB749D"/>
    <w:rsid w:val="00CC5AC1"/>
    <w:rsid w:val="00CE3948"/>
    <w:rsid w:val="00CE75E1"/>
    <w:rsid w:val="00D055E0"/>
    <w:rsid w:val="00D408E2"/>
    <w:rsid w:val="00D45859"/>
    <w:rsid w:val="00D74027"/>
    <w:rsid w:val="00D75276"/>
    <w:rsid w:val="00D81BA5"/>
    <w:rsid w:val="00DA44DC"/>
    <w:rsid w:val="00DB287A"/>
    <w:rsid w:val="00DD3E1C"/>
    <w:rsid w:val="00E25F04"/>
    <w:rsid w:val="00E35B3A"/>
    <w:rsid w:val="00E4417D"/>
    <w:rsid w:val="00E50D86"/>
    <w:rsid w:val="00E57B8B"/>
    <w:rsid w:val="00E6068D"/>
    <w:rsid w:val="00E76026"/>
    <w:rsid w:val="00E804E1"/>
    <w:rsid w:val="00E9097A"/>
    <w:rsid w:val="00EB3236"/>
    <w:rsid w:val="00EC78D7"/>
    <w:rsid w:val="00EE6D8F"/>
    <w:rsid w:val="00EF2A9F"/>
    <w:rsid w:val="00F30699"/>
    <w:rsid w:val="00F4314A"/>
    <w:rsid w:val="00F460CE"/>
    <w:rsid w:val="00F46A03"/>
    <w:rsid w:val="00F62D3A"/>
    <w:rsid w:val="00F64DA3"/>
    <w:rsid w:val="00F86CF9"/>
    <w:rsid w:val="00FA2BB6"/>
    <w:rsid w:val="00FA588B"/>
    <w:rsid w:val="00FB2ED4"/>
    <w:rsid w:val="00FC5C42"/>
    <w:rsid w:val="00FC6ABB"/>
    <w:rsid w:val="00FD4D0A"/>
    <w:rsid w:val="00FD753B"/>
    <w:rsid w:val="00FF6B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54"/>
    <w:pPr>
      <w:spacing w:after="0" w:line="240" w:lineRule="auto"/>
      <w:jc w:val="both"/>
    </w:pPr>
    <w:rPr>
      <w:rFonts w:ascii="Century Gothic" w:eastAsia="Times New Roman" w:hAnsi="Century Gothic" w:cs="Times New Roman"/>
      <w:color w:val="000000" w:themeColor="text1"/>
      <w:szCs w:val="24"/>
      <w:lang w:eastAsia="en-AU"/>
    </w:rPr>
  </w:style>
  <w:style w:type="paragraph" w:styleId="Heading1">
    <w:name w:val="heading 1"/>
    <w:basedOn w:val="Normal"/>
    <w:next w:val="Normal"/>
    <w:link w:val="Heading1Char"/>
    <w:uiPriority w:val="9"/>
    <w:qFormat/>
    <w:rsid w:val="00EC78D7"/>
    <w:pPr>
      <w:keepNext/>
      <w:keepLines/>
      <w:spacing w:before="240" w:line="259" w:lineRule="auto"/>
      <w:outlineLvl w:val="0"/>
    </w:pPr>
    <w:rPr>
      <w:rFonts w:eastAsiaTheme="majorEastAsia" w:cstheme="majorBidi"/>
      <w:b/>
      <w:color w:val="81CD3B"/>
      <w:sz w:val="32"/>
      <w:szCs w:val="32"/>
      <w:lang w:eastAsia="en-US"/>
    </w:rPr>
  </w:style>
  <w:style w:type="paragraph" w:styleId="Heading2">
    <w:name w:val="heading 2"/>
    <w:basedOn w:val="Normal"/>
    <w:next w:val="Normal"/>
    <w:link w:val="Heading2Char"/>
    <w:uiPriority w:val="9"/>
    <w:unhideWhenUsed/>
    <w:qFormat/>
    <w:rsid w:val="00EC78D7"/>
    <w:pPr>
      <w:keepNext/>
      <w:keepLines/>
      <w:spacing w:before="40" w:line="259" w:lineRule="auto"/>
      <w:outlineLvl w:val="1"/>
    </w:pPr>
    <w:rPr>
      <w:rFonts w:eastAsiaTheme="majorEastAsia" w:cstheme="majorBidi"/>
      <w:b/>
      <w:color w:val="81CD3B"/>
      <w:sz w:val="26"/>
      <w:szCs w:val="26"/>
      <w:lang w:eastAsia="en-US"/>
    </w:rPr>
  </w:style>
  <w:style w:type="paragraph" w:styleId="Heading3">
    <w:name w:val="heading 3"/>
    <w:basedOn w:val="Normal"/>
    <w:next w:val="Normal"/>
    <w:link w:val="Heading3Char"/>
    <w:uiPriority w:val="9"/>
    <w:unhideWhenUsed/>
    <w:qFormat/>
    <w:rsid w:val="00EC78D7"/>
    <w:pPr>
      <w:keepNext/>
      <w:keepLines/>
      <w:spacing w:before="40" w:line="259" w:lineRule="auto"/>
      <w:outlineLvl w:val="2"/>
    </w:pPr>
    <w:rPr>
      <w:rFonts w:eastAsiaTheme="majorEastAsia" w:cstheme="majorBidi"/>
      <w:b/>
      <w:color w:val="81CD3B"/>
      <w:lang w:eastAsia="en-US"/>
    </w:rPr>
  </w:style>
  <w:style w:type="paragraph" w:styleId="Heading4">
    <w:name w:val="heading 4"/>
    <w:basedOn w:val="Normal"/>
    <w:next w:val="Normal"/>
    <w:link w:val="Heading4Char"/>
    <w:autoRedefine/>
    <w:uiPriority w:val="9"/>
    <w:unhideWhenUsed/>
    <w:qFormat/>
    <w:rsid w:val="00EC78D7"/>
    <w:pPr>
      <w:keepNext/>
      <w:keepLines/>
      <w:spacing w:before="40" w:line="259" w:lineRule="auto"/>
      <w:outlineLvl w:val="3"/>
    </w:pPr>
    <w:rPr>
      <w:rFonts w:eastAsiaTheme="majorEastAsia" w:cstheme="majorBidi"/>
      <w:b/>
      <w:i/>
      <w:iCs/>
      <w:color w:val="81CD3B"/>
      <w:szCs w:val="22"/>
      <w:lang w:eastAsia="en-US"/>
    </w:rPr>
  </w:style>
  <w:style w:type="paragraph" w:styleId="Heading5">
    <w:name w:val="heading 5"/>
    <w:basedOn w:val="Normal"/>
    <w:next w:val="Normal"/>
    <w:link w:val="Heading5Char"/>
    <w:uiPriority w:val="9"/>
    <w:unhideWhenUsed/>
    <w:qFormat/>
    <w:rsid w:val="00EC78D7"/>
    <w:pPr>
      <w:keepNext/>
      <w:keepLines/>
      <w:spacing w:before="40" w:line="259" w:lineRule="auto"/>
      <w:outlineLvl w:val="4"/>
    </w:pPr>
    <w:rPr>
      <w:rFonts w:eastAsiaTheme="majorEastAsia" w:cstheme="majorBidi"/>
      <w:b/>
      <w:i/>
      <w:color w:val="81CD3B"/>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EC78D7"/>
    <w:rPr>
      <w:rFonts w:ascii="Century Gothic" w:eastAsiaTheme="majorEastAsia" w:hAnsi="Century Gothic" w:cstheme="majorBidi"/>
      <w:b/>
      <w:color w:val="81CD3B"/>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EC78D7"/>
    <w:rPr>
      <w:rFonts w:ascii="Century Gothic" w:eastAsiaTheme="majorEastAsia" w:hAnsi="Century Gothic" w:cstheme="majorBidi"/>
      <w:b/>
      <w:color w:val="81CD3B"/>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EC78D7"/>
    <w:rPr>
      <w:rFonts w:ascii="Century Gothic" w:eastAsiaTheme="majorEastAsia" w:hAnsi="Century Gothic" w:cstheme="majorBidi"/>
      <w:b/>
      <w:color w:val="81CD3B"/>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EC78D7"/>
    <w:rPr>
      <w:rFonts w:ascii="Century Gothic" w:eastAsiaTheme="majorEastAsia" w:hAnsi="Century Gothic" w:cstheme="majorBidi"/>
      <w:b/>
      <w:i/>
      <w:iCs/>
      <w:color w:val="81CD3B"/>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EC78D7"/>
    <w:rPr>
      <w:rFonts w:ascii="Century Gothic" w:eastAsiaTheme="majorEastAsia" w:hAnsi="Century Gothic" w:cstheme="majorBidi"/>
      <w:b/>
      <w:i/>
      <w:color w:val="81CD3B"/>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Revision">
    <w:name w:val="Revision"/>
    <w:hidden/>
    <w:uiPriority w:val="99"/>
    <w:semiHidden/>
    <w:rsid w:val="00402BA0"/>
    <w:pPr>
      <w:spacing w:after="0" w:line="240" w:lineRule="auto"/>
    </w:pPr>
    <w:rPr>
      <w:rFonts w:ascii="Century Gothic" w:eastAsia="Times New Roman" w:hAnsi="Century Gothic" w:cs="Times New Roman"/>
      <w:color w:val="000000" w:themeColor="text1"/>
      <w:szCs w:val="24"/>
      <w:lang w:eastAsia="en-AU"/>
    </w:rPr>
  </w:style>
  <w:style w:type="paragraph" w:styleId="BalloonText">
    <w:name w:val="Balloon Text"/>
    <w:basedOn w:val="Normal"/>
    <w:link w:val="BalloonTextChar"/>
    <w:uiPriority w:val="99"/>
    <w:semiHidden/>
    <w:unhideWhenUsed/>
    <w:rsid w:val="00402B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BA0"/>
    <w:rPr>
      <w:rFonts w:ascii="Segoe UI" w:eastAsia="Times New Roman" w:hAnsi="Segoe UI" w:cs="Segoe UI"/>
      <w:color w:val="000000" w:themeColor="text1"/>
      <w:sz w:val="18"/>
      <w:szCs w:val="18"/>
      <w:lang w:eastAsia="en-AU"/>
    </w:rPr>
  </w:style>
  <w:style w:type="paragraph" w:customStyle="1" w:styleId="p1">
    <w:name w:val="p1"/>
    <w:basedOn w:val="Normal"/>
    <w:rsid w:val="003E4E04"/>
    <w:pPr>
      <w:spacing w:before="100" w:beforeAutospacing="1" w:after="100" w:afterAutospacing="1"/>
      <w:jc w:val="left"/>
    </w:pPr>
    <w:rPr>
      <w:rFonts w:ascii="Times New Roman" w:hAnsi="Times New Roman"/>
      <w:color w:val="auto"/>
      <w:sz w:val="24"/>
    </w:rPr>
  </w:style>
  <w:style w:type="character" w:customStyle="1" w:styleId="s1">
    <w:name w:val="s1"/>
    <w:basedOn w:val="DefaultParagraphFont"/>
    <w:rsid w:val="003E4E04"/>
  </w:style>
  <w:style w:type="table" w:styleId="TableGrid">
    <w:name w:val="Table Grid"/>
    <w:basedOn w:val="TableNormal"/>
    <w:uiPriority w:val="39"/>
    <w:rsid w:val="00285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10"/>
    <w:rsid w:val="00E4417D"/>
    <w:pPr>
      <w:numPr>
        <w:numId w:val="28"/>
      </w:numPr>
      <w:spacing w:before="30" w:after="30"/>
      <w:jc w:val="left"/>
    </w:pPr>
    <w:rPr>
      <w:rFonts w:asciiTheme="minorHAnsi" w:eastAsiaTheme="minorEastAsia" w:hAnsiTheme="minorHAnsi" w:cstheme="minorBidi"/>
      <w:color w:val="auto"/>
      <w:sz w:val="20"/>
      <w:szCs w:val="20"/>
      <w:lang w:val="en-US" w:eastAsia="ja-JP"/>
    </w:rPr>
  </w:style>
  <w:style w:type="paragraph" w:styleId="ListNumber">
    <w:name w:val="List Number"/>
    <w:basedOn w:val="Normal"/>
    <w:uiPriority w:val="10"/>
    <w:rsid w:val="002B371E"/>
    <w:pPr>
      <w:numPr>
        <w:numId w:val="32"/>
      </w:numPr>
      <w:spacing w:before="30" w:after="30"/>
      <w:jc w:val="left"/>
    </w:pPr>
    <w:rPr>
      <w:rFonts w:asciiTheme="minorHAnsi" w:eastAsiaTheme="minorEastAsia" w:hAnsiTheme="minorHAnsi" w:cstheme="minorBidi"/>
      <w:color w:val="auto"/>
      <w:sz w:val="20"/>
      <w:szCs w:val="20"/>
      <w:lang w:val="en-US" w:eastAsia="ja-JP"/>
    </w:rPr>
  </w:style>
  <w:style w:type="paragraph" w:customStyle="1" w:styleId="paragraph">
    <w:name w:val="paragraph"/>
    <w:basedOn w:val="Normal"/>
    <w:rsid w:val="003B3097"/>
    <w:pPr>
      <w:spacing w:before="100" w:beforeAutospacing="1" w:after="100" w:afterAutospacing="1"/>
      <w:jc w:val="left"/>
    </w:pPr>
    <w:rPr>
      <w:rFonts w:ascii="Times New Roman" w:hAnsi="Times New Roman"/>
      <w:color w:val="auto"/>
      <w:sz w:val="24"/>
    </w:rPr>
  </w:style>
  <w:style w:type="character" w:customStyle="1" w:styleId="normaltextrun">
    <w:name w:val="normaltextrun"/>
    <w:basedOn w:val="DefaultParagraphFont"/>
    <w:rsid w:val="003B3097"/>
  </w:style>
  <w:style w:type="character" w:customStyle="1" w:styleId="eop">
    <w:name w:val="eop"/>
    <w:basedOn w:val="DefaultParagraphFont"/>
    <w:rsid w:val="003B3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89861236">
      <w:bodyDiv w:val="1"/>
      <w:marLeft w:val="0"/>
      <w:marRight w:val="0"/>
      <w:marTop w:val="0"/>
      <w:marBottom w:val="0"/>
      <w:divBdr>
        <w:top w:val="none" w:sz="0" w:space="0" w:color="auto"/>
        <w:left w:val="none" w:sz="0" w:space="0" w:color="auto"/>
        <w:bottom w:val="none" w:sz="0" w:space="0" w:color="auto"/>
        <w:right w:val="none" w:sz="0" w:space="0" w:color="auto"/>
      </w:divBdr>
      <w:divsChild>
        <w:div w:id="1254511282">
          <w:marLeft w:val="0"/>
          <w:marRight w:val="0"/>
          <w:marTop w:val="0"/>
          <w:marBottom w:val="0"/>
          <w:divBdr>
            <w:top w:val="none" w:sz="0" w:space="0" w:color="auto"/>
            <w:left w:val="none" w:sz="0" w:space="0" w:color="auto"/>
            <w:bottom w:val="none" w:sz="0" w:space="0" w:color="auto"/>
            <w:right w:val="none" w:sz="0" w:space="0" w:color="auto"/>
          </w:divBdr>
          <w:divsChild>
            <w:div w:id="47017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969">
      <w:bodyDiv w:val="1"/>
      <w:marLeft w:val="0"/>
      <w:marRight w:val="0"/>
      <w:marTop w:val="0"/>
      <w:marBottom w:val="0"/>
      <w:divBdr>
        <w:top w:val="none" w:sz="0" w:space="0" w:color="auto"/>
        <w:left w:val="none" w:sz="0" w:space="0" w:color="auto"/>
        <w:bottom w:val="none" w:sz="0" w:space="0" w:color="auto"/>
        <w:right w:val="none" w:sz="0" w:space="0" w:color="auto"/>
      </w:divBdr>
      <w:divsChild>
        <w:div w:id="447940712">
          <w:marLeft w:val="0"/>
          <w:marRight w:val="0"/>
          <w:marTop w:val="0"/>
          <w:marBottom w:val="0"/>
          <w:divBdr>
            <w:top w:val="none" w:sz="0" w:space="0" w:color="auto"/>
            <w:left w:val="none" w:sz="0" w:space="0" w:color="auto"/>
            <w:bottom w:val="none" w:sz="0" w:space="0" w:color="auto"/>
            <w:right w:val="none" w:sz="0" w:space="0" w:color="auto"/>
          </w:divBdr>
          <w:divsChild>
            <w:div w:id="15696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307">
      <w:bodyDiv w:val="1"/>
      <w:marLeft w:val="0"/>
      <w:marRight w:val="0"/>
      <w:marTop w:val="0"/>
      <w:marBottom w:val="0"/>
      <w:divBdr>
        <w:top w:val="none" w:sz="0" w:space="0" w:color="auto"/>
        <w:left w:val="none" w:sz="0" w:space="0" w:color="auto"/>
        <w:bottom w:val="none" w:sz="0" w:space="0" w:color="auto"/>
        <w:right w:val="none" w:sz="0" w:space="0" w:color="auto"/>
      </w:divBdr>
      <w:divsChild>
        <w:div w:id="224410692">
          <w:marLeft w:val="0"/>
          <w:marRight w:val="0"/>
          <w:marTop w:val="0"/>
          <w:marBottom w:val="0"/>
          <w:divBdr>
            <w:top w:val="none" w:sz="0" w:space="0" w:color="auto"/>
            <w:left w:val="none" w:sz="0" w:space="0" w:color="auto"/>
            <w:bottom w:val="none" w:sz="0" w:space="0" w:color="auto"/>
            <w:right w:val="none" w:sz="0" w:space="0" w:color="auto"/>
          </w:divBdr>
          <w:divsChild>
            <w:div w:id="10251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692">
      <w:bodyDiv w:val="1"/>
      <w:marLeft w:val="0"/>
      <w:marRight w:val="0"/>
      <w:marTop w:val="0"/>
      <w:marBottom w:val="0"/>
      <w:divBdr>
        <w:top w:val="none" w:sz="0" w:space="0" w:color="auto"/>
        <w:left w:val="none" w:sz="0" w:space="0" w:color="auto"/>
        <w:bottom w:val="none" w:sz="0" w:space="0" w:color="auto"/>
        <w:right w:val="none" w:sz="0" w:space="0" w:color="auto"/>
      </w:divBdr>
      <w:divsChild>
        <w:div w:id="979724222">
          <w:marLeft w:val="0"/>
          <w:marRight w:val="0"/>
          <w:marTop w:val="0"/>
          <w:marBottom w:val="0"/>
          <w:divBdr>
            <w:top w:val="none" w:sz="0" w:space="0" w:color="auto"/>
            <w:left w:val="none" w:sz="0" w:space="0" w:color="auto"/>
            <w:bottom w:val="none" w:sz="0" w:space="0" w:color="auto"/>
            <w:right w:val="none" w:sz="0" w:space="0" w:color="auto"/>
          </w:divBdr>
          <w:divsChild>
            <w:div w:id="6452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9422">
      <w:bodyDiv w:val="1"/>
      <w:marLeft w:val="0"/>
      <w:marRight w:val="0"/>
      <w:marTop w:val="0"/>
      <w:marBottom w:val="0"/>
      <w:divBdr>
        <w:top w:val="none" w:sz="0" w:space="0" w:color="auto"/>
        <w:left w:val="none" w:sz="0" w:space="0" w:color="auto"/>
        <w:bottom w:val="none" w:sz="0" w:space="0" w:color="auto"/>
        <w:right w:val="none" w:sz="0" w:space="0" w:color="auto"/>
      </w:divBdr>
      <w:divsChild>
        <w:div w:id="198208266">
          <w:marLeft w:val="0"/>
          <w:marRight w:val="0"/>
          <w:marTop w:val="0"/>
          <w:marBottom w:val="0"/>
          <w:divBdr>
            <w:top w:val="none" w:sz="0" w:space="0" w:color="auto"/>
            <w:left w:val="none" w:sz="0" w:space="0" w:color="auto"/>
            <w:bottom w:val="none" w:sz="0" w:space="0" w:color="auto"/>
            <w:right w:val="none" w:sz="0" w:space="0" w:color="auto"/>
          </w:divBdr>
          <w:divsChild>
            <w:div w:id="12183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35392812">
      <w:bodyDiv w:val="1"/>
      <w:marLeft w:val="0"/>
      <w:marRight w:val="0"/>
      <w:marTop w:val="0"/>
      <w:marBottom w:val="0"/>
      <w:divBdr>
        <w:top w:val="none" w:sz="0" w:space="0" w:color="auto"/>
        <w:left w:val="none" w:sz="0" w:space="0" w:color="auto"/>
        <w:bottom w:val="none" w:sz="0" w:space="0" w:color="auto"/>
        <w:right w:val="none" w:sz="0" w:space="0" w:color="auto"/>
      </w:divBdr>
      <w:divsChild>
        <w:div w:id="1653946046">
          <w:marLeft w:val="0"/>
          <w:marRight w:val="0"/>
          <w:marTop w:val="0"/>
          <w:marBottom w:val="0"/>
          <w:divBdr>
            <w:top w:val="none" w:sz="0" w:space="0" w:color="auto"/>
            <w:left w:val="none" w:sz="0" w:space="0" w:color="auto"/>
            <w:bottom w:val="none" w:sz="0" w:space="0" w:color="auto"/>
            <w:right w:val="none" w:sz="0" w:space="0" w:color="auto"/>
          </w:divBdr>
          <w:divsChild>
            <w:div w:id="176772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37555">
      <w:bodyDiv w:val="1"/>
      <w:marLeft w:val="0"/>
      <w:marRight w:val="0"/>
      <w:marTop w:val="0"/>
      <w:marBottom w:val="0"/>
      <w:divBdr>
        <w:top w:val="none" w:sz="0" w:space="0" w:color="auto"/>
        <w:left w:val="none" w:sz="0" w:space="0" w:color="auto"/>
        <w:bottom w:val="none" w:sz="0" w:space="0" w:color="auto"/>
        <w:right w:val="none" w:sz="0" w:space="0" w:color="auto"/>
      </w:divBdr>
      <w:divsChild>
        <w:div w:id="2135562089">
          <w:marLeft w:val="300"/>
          <w:marRight w:val="0"/>
          <w:marTop w:val="0"/>
          <w:marBottom w:val="300"/>
          <w:divBdr>
            <w:top w:val="none" w:sz="0" w:space="0" w:color="auto"/>
            <w:left w:val="none" w:sz="0" w:space="0" w:color="auto"/>
            <w:bottom w:val="none" w:sz="0" w:space="0" w:color="auto"/>
            <w:right w:val="none" w:sz="0" w:space="0" w:color="auto"/>
          </w:divBdr>
          <w:divsChild>
            <w:div w:id="1025522091">
              <w:marLeft w:val="0"/>
              <w:marRight w:val="0"/>
              <w:marTop w:val="0"/>
              <w:marBottom w:val="0"/>
              <w:divBdr>
                <w:top w:val="single" w:sz="12" w:space="8" w:color="CCCCCC"/>
                <w:left w:val="none" w:sz="0" w:space="0" w:color="auto"/>
                <w:bottom w:val="single" w:sz="12" w:space="8" w:color="CCCCCC"/>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sChild>
        <w:div w:id="1386249080">
          <w:marLeft w:val="0"/>
          <w:marRight w:val="0"/>
          <w:marTop w:val="0"/>
          <w:marBottom w:val="0"/>
          <w:divBdr>
            <w:top w:val="none" w:sz="0" w:space="0" w:color="auto"/>
            <w:left w:val="none" w:sz="0" w:space="0" w:color="auto"/>
            <w:bottom w:val="none" w:sz="0" w:space="0" w:color="auto"/>
            <w:right w:val="none" w:sz="0" w:space="0" w:color="auto"/>
          </w:divBdr>
          <w:divsChild>
            <w:div w:id="16949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6943">
      <w:bodyDiv w:val="1"/>
      <w:marLeft w:val="0"/>
      <w:marRight w:val="0"/>
      <w:marTop w:val="0"/>
      <w:marBottom w:val="0"/>
      <w:divBdr>
        <w:top w:val="none" w:sz="0" w:space="0" w:color="auto"/>
        <w:left w:val="none" w:sz="0" w:space="0" w:color="auto"/>
        <w:bottom w:val="none" w:sz="0" w:space="0" w:color="auto"/>
        <w:right w:val="none" w:sz="0" w:space="0" w:color="auto"/>
      </w:divBdr>
      <w:divsChild>
        <w:div w:id="1747148395">
          <w:marLeft w:val="0"/>
          <w:marRight w:val="0"/>
          <w:marTop w:val="0"/>
          <w:marBottom w:val="0"/>
          <w:divBdr>
            <w:top w:val="none" w:sz="0" w:space="0" w:color="auto"/>
            <w:left w:val="none" w:sz="0" w:space="0" w:color="auto"/>
            <w:bottom w:val="none" w:sz="0" w:space="0" w:color="auto"/>
            <w:right w:val="none" w:sz="0" w:space="0" w:color="auto"/>
          </w:divBdr>
          <w:divsChild>
            <w:div w:id="18913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1995">
      <w:bodyDiv w:val="1"/>
      <w:marLeft w:val="0"/>
      <w:marRight w:val="0"/>
      <w:marTop w:val="0"/>
      <w:marBottom w:val="0"/>
      <w:divBdr>
        <w:top w:val="none" w:sz="0" w:space="0" w:color="auto"/>
        <w:left w:val="none" w:sz="0" w:space="0" w:color="auto"/>
        <w:bottom w:val="none" w:sz="0" w:space="0" w:color="auto"/>
        <w:right w:val="none" w:sz="0" w:space="0" w:color="auto"/>
      </w:divBdr>
      <w:divsChild>
        <w:div w:id="823854563">
          <w:marLeft w:val="0"/>
          <w:marRight w:val="0"/>
          <w:marTop w:val="0"/>
          <w:marBottom w:val="0"/>
          <w:divBdr>
            <w:top w:val="none" w:sz="0" w:space="0" w:color="auto"/>
            <w:left w:val="none" w:sz="0" w:space="0" w:color="auto"/>
            <w:bottom w:val="none" w:sz="0" w:space="0" w:color="auto"/>
            <w:right w:val="none" w:sz="0" w:space="0" w:color="auto"/>
          </w:divBdr>
          <w:divsChild>
            <w:div w:id="21015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09">
      <w:bodyDiv w:val="1"/>
      <w:marLeft w:val="0"/>
      <w:marRight w:val="0"/>
      <w:marTop w:val="0"/>
      <w:marBottom w:val="0"/>
      <w:divBdr>
        <w:top w:val="none" w:sz="0" w:space="0" w:color="auto"/>
        <w:left w:val="none" w:sz="0" w:space="0" w:color="auto"/>
        <w:bottom w:val="none" w:sz="0" w:space="0" w:color="auto"/>
        <w:right w:val="none" w:sz="0" w:space="0" w:color="auto"/>
      </w:divBdr>
      <w:divsChild>
        <w:div w:id="1729301247">
          <w:marLeft w:val="0"/>
          <w:marRight w:val="0"/>
          <w:marTop w:val="0"/>
          <w:marBottom w:val="0"/>
          <w:divBdr>
            <w:top w:val="none" w:sz="0" w:space="0" w:color="auto"/>
            <w:left w:val="none" w:sz="0" w:space="0" w:color="auto"/>
            <w:bottom w:val="none" w:sz="0" w:space="0" w:color="auto"/>
            <w:right w:val="none" w:sz="0" w:space="0" w:color="auto"/>
          </w:divBdr>
          <w:divsChild>
            <w:div w:id="13892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8779111">
      <w:bodyDiv w:val="1"/>
      <w:marLeft w:val="0"/>
      <w:marRight w:val="0"/>
      <w:marTop w:val="0"/>
      <w:marBottom w:val="0"/>
      <w:divBdr>
        <w:top w:val="none" w:sz="0" w:space="0" w:color="auto"/>
        <w:left w:val="none" w:sz="0" w:space="0" w:color="auto"/>
        <w:bottom w:val="none" w:sz="0" w:space="0" w:color="auto"/>
        <w:right w:val="none" w:sz="0" w:space="0" w:color="auto"/>
      </w:divBdr>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6685760">
      <w:bodyDiv w:val="1"/>
      <w:marLeft w:val="0"/>
      <w:marRight w:val="0"/>
      <w:marTop w:val="0"/>
      <w:marBottom w:val="0"/>
      <w:divBdr>
        <w:top w:val="none" w:sz="0" w:space="0" w:color="auto"/>
        <w:left w:val="none" w:sz="0" w:space="0" w:color="auto"/>
        <w:bottom w:val="none" w:sz="0" w:space="0" w:color="auto"/>
        <w:right w:val="none" w:sz="0" w:space="0" w:color="auto"/>
      </w:divBdr>
    </w:div>
    <w:div w:id="1758020631">
      <w:bodyDiv w:val="1"/>
      <w:marLeft w:val="0"/>
      <w:marRight w:val="0"/>
      <w:marTop w:val="0"/>
      <w:marBottom w:val="0"/>
      <w:divBdr>
        <w:top w:val="none" w:sz="0" w:space="0" w:color="auto"/>
        <w:left w:val="none" w:sz="0" w:space="0" w:color="auto"/>
        <w:bottom w:val="none" w:sz="0" w:space="0" w:color="auto"/>
        <w:right w:val="none" w:sz="0" w:space="0" w:color="auto"/>
      </w:divBdr>
      <w:divsChild>
        <w:div w:id="2020500073">
          <w:marLeft w:val="0"/>
          <w:marRight w:val="0"/>
          <w:marTop w:val="0"/>
          <w:marBottom w:val="0"/>
          <w:divBdr>
            <w:top w:val="none" w:sz="0" w:space="0" w:color="auto"/>
            <w:left w:val="none" w:sz="0" w:space="0" w:color="auto"/>
            <w:bottom w:val="none" w:sz="0" w:space="0" w:color="auto"/>
            <w:right w:val="none" w:sz="0" w:space="0" w:color="auto"/>
          </w:divBdr>
          <w:divsChild>
            <w:div w:id="63994445">
              <w:marLeft w:val="0"/>
              <w:marRight w:val="0"/>
              <w:marTop w:val="0"/>
              <w:marBottom w:val="0"/>
              <w:divBdr>
                <w:top w:val="none" w:sz="0" w:space="0" w:color="auto"/>
                <w:left w:val="none" w:sz="0" w:space="0" w:color="auto"/>
                <w:bottom w:val="none" w:sz="0" w:space="0" w:color="auto"/>
                <w:right w:val="none" w:sz="0" w:space="0" w:color="auto"/>
              </w:divBdr>
              <w:divsChild>
                <w:div w:id="99574921">
                  <w:marLeft w:val="0"/>
                  <w:marRight w:val="0"/>
                  <w:marTop w:val="0"/>
                  <w:marBottom w:val="0"/>
                  <w:divBdr>
                    <w:top w:val="none" w:sz="0" w:space="0" w:color="auto"/>
                    <w:left w:val="none" w:sz="0" w:space="0" w:color="auto"/>
                    <w:bottom w:val="none" w:sz="0" w:space="0" w:color="auto"/>
                    <w:right w:val="none" w:sz="0" w:space="0" w:color="auto"/>
                  </w:divBdr>
                  <w:divsChild>
                    <w:div w:id="1096756597">
                      <w:marLeft w:val="0"/>
                      <w:marRight w:val="0"/>
                      <w:marTop w:val="0"/>
                      <w:marBottom w:val="0"/>
                      <w:divBdr>
                        <w:top w:val="none" w:sz="0" w:space="0" w:color="auto"/>
                        <w:left w:val="none" w:sz="0" w:space="0" w:color="auto"/>
                        <w:bottom w:val="none" w:sz="0" w:space="0" w:color="auto"/>
                        <w:right w:val="none" w:sz="0" w:space="0" w:color="auto"/>
                      </w:divBdr>
                      <w:divsChild>
                        <w:div w:id="797770567">
                          <w:marLeft w:val="0"/>
                          <w:marRight w:val="0"/>
                          <w:marTop w:val="0"/>
                          <w:marBottom w:val="0"/>
                          <w:divBdr>
                            <w:top w:val="single" w:sz="6" w:space="0" w:color="D1D5DA"/>
                            <w:left w:val="single" w:sz="6" w:space="0" w:color="D1D5DA"/>
                            <w:bottom w:val="single" w:sz="6" w:space="0" w:color="D1D5DA"/>
                            <w:right w:val="single" w:sz="6" w:space="0" w:color="D1D5DA"/>
                          </w:divBdr>
                          <w:divsChild>
                            <w:div w:id="186620982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1842">
      <w:bodyDiv w:val="1"/>
      <w:marLeft w:val="0"/>
      <w:marRight w:val="0"/>
      <w:marTop w:val="0"/>
      <w:marBottom w:val="0"/>
      <w:divBdr>
        <w:top w:val="none" w:sz="0" w:space="0" w:color="auto"/>
        <w:left w:val="none" w:sz="0" w:space="0" w:color="auto"/>
        <w:bottom w:val="none" w:sz="0" w:space="0" w:color="auto"/>
        <w:right w:val="none" w:sz="0" w:space="0" w:color="auto"/>
      </w:divBdr>
      <w:divsChild>
        <w:div w:id="2133016253">
          <w:marLeft w:val="0"/>
          <w:marRight w:val="0"/>
          <w:marTop w:val="0"/>
          <w:marBottom w:val="0"/>
          <w:divBdr>
            <w:top w:val="none" w:sz="0" w:space="0" w:color="auto"/>
            <w:left w:val="none" w:sz="0" w:space="0" w:color="auto"/>
            <w:bottom w:val="none" w:sz="0" w:space="0" w:color="auto"/>
            <w:right w:val="none" w:sz="0" w:space="0" w:color="auto"/>
          </w:divBdr>
          <w:divsChild>
            <w:div w:id="4684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1860385460">
      <w:bodyDiv w:val="1"/>
      <w:marLeft w:val="0"/>
      <w:marRight w:val="0"/>
      <w:marTop w:val="0"/>
      <w:marBottom w:val="0"/>
      <w:divBdr>
        <w:top w:val="none" w:sz="0" w:space="0" w:color="auto"/>
        <w:left w:val="none" w:sz="0" w:space="0" w:color="auto"/>
        <w:bottom w:val="none" w:sz="0" w:space="0" w:color="auto"/>
        <w:right w:val="none" w:sz="0" w:space="0" w:color="auto"/>
      </w:divBdr>
      <w:divsChild>
        <w:div w:id="1611473782">
          <w:marLeft w:val="0"/>
          <w:marRight w:val="0"/>
          <w:marTop w:val="0"/>
          <w:marBottom w:val="0"/>
          <w:divBdr>
            <w:top w:val="none" w:sz="0" w:space="0" w:color="auto"/>
            <w:left w:val="none" w:sz="0" w:space="0" w:color="auto"/>
            <w:bottom w:val="none" w:sz="0" w:space="0" w:color="auto"/>
            <w:right w:val="none" w:sz="0" w:space="0" w:color="auto"/>
          </w:divBdr>
          <w:divsChild>
            <w:div w:id="19346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51165">
      <w:bodyDiv w:val="1"/>
      <w:marLeft w:val="0"/>
      <w:marRight w:val="0"/>
      <w:marTop w:val="0"/>
      <w:marBottom w:val="0"/>
      <w:divBdr>
        <w:top w:val="none" w:sz="0" w:space="0" w:color="auto"/>
        <w:left w:val="none" w:sz="0" w:space="0" w:color="auto"/>
        <w:bottom w:val="none" w:sz="0" w:space="0" w:color="auto"/>
        <w:right w:val="none" w:sz="0" w:space="0" w:color="auto"/>
      </w:divBdr>
      <w:divsChild>
        <w:div w:id="2110078423">
          <w:marLeft w:val="0"/>
          <w:marRight w:val="0"/>
          <w:marTop w:val="0"/>
          <w:marBottom w:val="0"/>
          <w:divBdr>
            <w:top w:val="none" w:sz="0" w:space="0" w:color="auto"/>
            <w:left w:val="none" w:sz="0" w:space="0" w:color="auto"/>
            <w:bottom w:val="none" w:sz="0" w:space="0" w:color="auto"/>
            <w:right w:val="none" w:sz="0" w:space="0" w:color="auto"/>
          </w:divBdr>
          <w:divsChild>
            <w:div w:id="493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www.free-iqtest.net/" TargetMode="External"/><Relationship Id="rId21" Type="http://schemas.openxmlformats.org/officeDocument/2006/relationships/hyperlink" Target="https://g6-internet-explorers.github.io/" TargetMode="External"/><Relationship Id="rId34" Type="http://schemas.openxmlformats.org/officeDocument/2006/relationships/hyperlink" Target="https://www.eejournal.com/2014/09/16/probme-simplifies-thing-wifi-connection/" TargetMode="External"/><Relationship Id="rId42" Type="http://schemas.openxmlformats.org/officeDocument/2006/relationships/hyperlink" Target="https://www.mrc-productivity.com/blog/2013/11/7-hiddens-risks-of-native-mobile-app-development/" TargetMode="External"/><Relationship Id="rId47" Type="http://schemas.openxmlformats.org/officeDocument/2006/relationships/hyperlink" Target="https://www.tensorflow.org/" TargetMode="External"/><Relationship Id="rId50" Type="http://schemas.openxmlformats.org/officeDocument/2006/relationships/hyperlink" Target="https://jenkins.io/index.html"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hyperlink" Target="https://zigbeealliance.org/solution/green-power/" TargetMode="External"/><Relationship Id="rId38" Type="http://schemas.openxmlformats.org/officeDocument/2006/relationships/hyperlink" Target="https://www.crystalknows.com/personalities" TargetMode="External"/><Relationship Id="rId46" Type="http://schemas.openxmlformats.org/officeDocument/2006/relationships/hyperlink" Target="https://couchdb.apache.org/"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clearbridgemobile.com/10-of-the-biggest-mobile-app-launch-mistakes-to-avoid/"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hyperlink" Target="https://www.pinterest.ru/pin/822892163146640731/" TargetMode="External"/><Relationship Id="rId40" Type="http://schemas.openxmlformats.org/officeDocument/2006/relationships/hyperlink" Target="http://www.testmycreativity.com/" TargetMode="External"/><Relationship Id="rId45" Type="http://schemas.openxmlformats.org/officeDocument/2006/relationships/hyperlink" Target="https://www.parrot.com/global/connected-garden/parrot-po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educationplanner.org/students/self-assessments/learning-styles-quiz.shtml?event=results&amp;A=7&amp;V=10&amp;T=3" TargetMode="External"/><Relationship Id="rId49" Type="http://schemas.openxmlformats.org/officeDocument/2006/relationships/hyperlink" Target="https://www.docker.com/resources/what-container"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hyperlink" Target="https://www.plantmaid.co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farm.bot/" TargetMode="External"/><Relationship Id="rId43" Type="http://schemas.openxmlformats.org/officeDocument/2006/relationships/hyperlink" Target="https://simplicable.com/new/product-risk" TargetMode="External"/><Relationship Id="rId48" Type="http://schemas.openxmlformats.org/officeDocument/2006/relationships/hyperlink" Target="https://www.djangoproject.co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4B1801780B4F5E9D8CC5FD65BFFF14"/>
        <w:category>
          <w:name w:val="General"/>
          <w:gallery w:val="placeholder"/>
        </w:category>
        <w:types>
          <w:type w:val="bbPlcHdr"/>
        </w:types>
        <w:behaviors>
          <w:behavior w:val="content"/>
        </w:behaviors>
        <w:guid w:val="{0DB96B26-2824-4975-87F4-53819F91EE20}"/>
      </w:docPartPr>
      <w:docPartBody>
        <w:p w:rsidR="009D6BD6" w:rsidRDefault="009D6BD6" w:rsidP="009D6BD6">
          <w:pPr>
            <w:pStyle w:val="3F4B1801780B4F5E9D8CC5FD65BFFF14"/>
          </w:pPr>
          <w:r w:rsidRPr="00973885">
            <w:t>Job Category</w:t>
          </w:r>
        </w:p>
      </w:docPartBody>
    </w:docPart>
    <w:docPart>
      <w:docPartPr>
        <w:name w:val="8431CEDAA967474CB6F9A13DE3F8E431"/>
        <w:category>
          <w:name w:val="General"/>
          <w:gallery w:val="placeholder"/>
        </w:category>
        <w:types>
          <w:type w:val="bbPlcHdr"/>
        </w:types>
        <w:behaviors>
          <w:behavior w:val="content"/>
        </w:behaviors>
        <w:guid w:val="{B8638FA5-68D1-4FFB-91E5-6CE17886A2B7}"/>
      </w:docPartPr>
      <w:docPartBody>
        <w:p w:rsidR="009D6BD6" w:rsidRDefault="009D6BD6" w:rsidP="009D6BD6">
          <w:pPr>
            <w:pStyle w:val="8431CEDAA967474CB6F9A13DE3F8E431"/>
          </w:pPr>
          <w:r w:rsidRPr="00973885">
            <w:t>Job Category</w:t>
          </w:r>
        </w:p>
      </w:docPartBody>
    </w:docPart>
    <w:docPart>
      <w:docPartPr>
        <w:name w:val="D3A795C7BCAC403E9BDFB85ED5FEFEBB"/>
        <w:category>
          <w:name w:val="General"/>
          <w:gallery w:val="placeholder"/>
        </w:category>
        <w:types>
          <w:type w:val="bbPlcHdr"/>
        </w:types>
        <w:behaviors>
          <w:behavior w:val="content"/>
        </w:behaviors>
        <w:guid w:val="{1259E4B7-D6CA-460D-8483-93291A4E63B1}"/>
      </w:docPartPr>
      <w:docPartBody>
        <w:p w:rsidR="009D6BD6" w:rsidRDefault="009D6BD6" w:rsidP="009D6BD6">
          <w:pPr>
            <w:pStyle w:val="D3A795C7BCAC403E9BDFB85ED5FEFEBB"/>
          </w:pPr>
          <w:r w:rsidRPr="00973885">
            <w:t>Job Category</w:t>
          </w:r>
        </w:p>
      </w:docPartBody>
    </w:docPart>
    <w:docPart>
      <w:docPartPr>
        <w:name w:val="1E05E64C15544E82BBCF3DD931DDD0C1"/>
        <w:category>
          <w:name w:val="General"/>
          <w:gallery w:val="placeholder"/>
        </w:category>
        <w:types>
          <w:type w:val="bbPlcHdr"/>
        </w:types>
        <w:behaviors>
          <w:behavior w:val="content"/>
        </w:behaviors>
        <w:guid w:val="{FB890631-DE56-4738-A187-684EEE333AD5}"/>
      </w:docPartPr>
      <w:docPartBody>
        <w:p w:rsidR="00A14010" w:rsidRDefault="00A14010" w:rsidP="00A14010">
          <w:pPr>
            <w:pStyle w:val="1E05E64C15544E82BBCF3DD931DDD0C1"/>
          </w:pPr>
          <w:r w:rsidRPr="00973885">
            <w:t>Job Category</w:t>
          </w:r>
        </w:p>
      </w:docPartBody>
    </w:docPart>
    <w:docPart>
      <w:docPartPr>
        <w:name w:val="4F63237BEBB648B69E5EC093B3B77593"/>
        <w:category>
          <w:name w:val="General"/>
          <w:gallery w:val="placeholder"/>
        </w:category>
        <w:types>
          <w:type w:val="bbPlcHdr"/>
        </w:types>
        <w:behaviors>
          <w:behavior w:val="content"/>
        </w:behaviors>
        <w:guid w:val="{76B3A102-AC52-4AFC-AFAE-392EDFA56BA4}"/>
      </w:docPartPr>
      <w:docPartBody>
        <w:p w:rsidR="00000000" w:rsidRDefault="00456290" w:rsidP="00456290">
          <w:pPr>
            <w:pStyle w:val="4F63237BEBB648B69E5EC093B3B77593"/>
          </w:pPr>
          <w:r w:rsidRPr="00973885">
            <w:t>Job 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 w:name="Open Sans">
    <w:panose1 w:val="020B0606030504020204"/>
    <w:charset w:val="00"/>
    <w:family w:val="swiss"/>
    <w:pitch w:val="variable"/>
    <w:sig w:usb0="E00002EF" w:usb1="4000205B" w:usb2="00000028" w:usb3="00000000" w:csb0="0000019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D6"/>
    <w:rsid w:val="0006280B"/>
    <w:rsid w:val="002731CC"/>
    <w:rsid w:val="00456290"/>
    <w:rsid w:val="008B3729"/>
    <w:rsid w:val="009D6BD6"/>
    <w:rsid w:val="00A14010"/>
    <w:rsid w:val="00CA7E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38453D07AF48D9AE6C9CE226520C01">
    <w:name w:val="7038453D07AF48D9AE6C9CE226520C01"/>
    <w:rsid w:val="009D6BD6"/>
  </w:style>
  <w:style w:type="paragraph" w:customStyle="1" w:styleId="FF6D3BD3BFB84B288E5C33AD94C32F1F">
    <w:name w:val="FF6D3BD3BFB84B288E5C33AD94C32F1F"/>
    <w:rsid w:val="009D6BD6"/>
  </w:style>
  <w:style w:type="paragraph" w:customStyle="1" w:styleId="92B56F40F5874EB7840086292D4D938B">
    <w:name w:val="92B56F40F5874EB7840086292D4D938B"/>
    <w:rsid w:val="009D6BD6"/>
  </w:style>
  <w:style w:type="paragraph" w:customStyle="1" w:styleId="72CDA5D69653436DB41AB5E6E3E013B8">
    <w:name w:val="72CDA5D69653436DB41AB5E6E3E013B8"/>
    <w:rsid w:val="009D6BD6"/>
  </w:style>
  <w:style w:type="paragraph" w:customStyle="1" w:styleId="AF67162D085F4E959DBAD93A51964367">
    <w:name w:val="AF67162D085F4E959DBAD93A51964367"/>
    <w:rsid w:val="009D6BD6"/>
  </w:style>
  <w:style w:type="paragraph" w:customStyle="1" w:styleId="5BF5C31ABBEC48BD927ECBF42485D16B">
    <w:name w:val="5BF5C31ABBEC48BD927ECBF42485D16B"/>
    <w:rsid w:val="009D6BD6"/>
  </w:style>
  <w:style w:type="paragraph" w:customStyle="1" w:styleId="3F4B1801780B4F5E9D8CC5FD65BFFF14">
    <w:name w:val="3F4B1801780B4F5E9D8CC5FD65BFFF14"/>
    <w:rsid w:val="009D6BD6"/>
  </w:style>
  <w:style w:type="paragraph" w:customStyle="1" w:styleId="6F223451F485483A90F611AC66D6BD11">
    <w:name w:val="6F223451F485483A90F611AC66D6BD11"/>
    <w:rsid w:val="009D6BD6"/>
  </w:style>
  <w:style w:type="paragraph" w:customStyle="1" w:styleId="93115D82C4944C6DB7D881D2E8EB9F56">
    <w:name w:val="93115D82C4944C6DB7D881D2E8EB9F56"/>
    <w:rsid w:val="009D6BD6"/>
  </w:style>
  <w:style w:type="paragraph" w:customStyle="1" w:styleId="EEE70373BE1D41DCBA8B5228E50D1B00">
    <w:name w:val="EEE70373BE1D41DCBA8B5228E50D1B00"/>
    <w:rsid w:val="009D6BD6"/>
  </w:style>
  <w:style w:type="paragraph" w:customStyle="1" w:styleId="A09AF9F8D2B6430B9DF241CE966EAC62">
    <w:name w:val="A09AF9F8D2B6430B9DF241CE966EAC62"/>
    <w:rsid w:val="009D6BD6"/>
  </w:style>
  <w:style w:type="paragraph" w:customStyle="1" w:styleId="8431CEDAA967474CB6F9A13DE3F8E431">
    <w:name w:val="8431CEDAA967474CB6F9A13DE3F8E431"/>
    <w:rsid w:val="009D6BD6"/>
  </w:style>
  <w:style w:type="paragraph" w:customStyle="1" w:styleId="F7356886FEC34FC29CF68815E33A34C3">
    <w:name w:val="F7356886FEC34FC29CF68815E33A34C3"/>
    <w:rsid w:val="009D6BD6"/>
  </w:style>
  <w:style w:type="paragraph" w:customStyle="1" w:styleId="CBD8F2D244A249B8B7EC63D21D3C7F4B">
    <w:name w:val="CBD8F2D244A249B8B7EC63D21D3C7F4B"/>
    <w:rsid w:val="009D6BD6"/>
  </w:style>
  <w:style w:type="paragraph" w:customStyle="1" w:styleId="8FDAF0E63E2140E698B0B9B5B567FF33">
    <w:name w:val="8FDAF0E63E2140E698B0B9B5B567FF33"/>
    <w:rsid w:val="009D6BD6"/>
  </w:style>
  <w:style w:type="paragraph" w:customStyle="1" w:styleId="55EC7195A83B4E61992A71509FF7093F">
    <w:name w:val="55EC7195A83B4E61992A71509FF7093F"/>
    <w:rsid w:val="009D6BD6"/>
  </w:style>
  <w:style w:type="paragraph" w:customStyle="1" w:styleId="27B9117C82484451B413E97E5BD44864">
    <w:name w:val="27B9117C82484451B413E97E5BD44864"/>
    <w:rsid w:val="009D6BD6"/>
  </w:style>
  <w:style w:type="paragraph" w:customStyle="1" w:styleId="60DCBC2812874DEFB7460D48A8D6B78F">
    <w:name w:val="60DCBC2812874DEFB7460D48A8D6B78F"/>
    <w:rsid w:val="009D6BD6"/>
  </w:style>
  <w:style w:type="paragraph" w:customStyle="1" w:styleId="141E9FA01FA3479D93621200003AB879">
    <w:name w:val="141E9FA01FA3479D93621200003AB879"/>
    <w:rsid w:val="009D6BD6"/>
  </w:style>
  <w:style w:type="paragraph" w:customStyle="1" w:styleId="D3A795C7BCAC403E9BDFB85ED5FEFEBB">
    <w:name w:val="D3A795C7BCAC403E9BDFB85ED5FEFEBB"/>
    <w:rsid w:val="009D6BD6"/>
  </w:style>
  <w:style w:type="paragraph" w:customStyle="1" w:styleId="D1C687461DFD4372B10E27F4DEC6A72C">
    <w:name w:val="D1C687461DFD4372B10E27F4DEC6A72C"/>
    <w:rsid w:val="009D6BD6"/>
  </w:style>
  <w:style w:type="paragraph" w:customStyle="1" w:styleId="F504C37EC63145348DF293B92D2D6A05">
    <w:name w:val="F504C37EC63145348DF293B92D2D6A05"/>
    <w:rsid w:val="009D6BD6"/>
  </w:style>
  <w:style w:type="paragraph" w:customStyle="1" w:styleId="F8F2F39356034B52A7A46DA5F2C62E7C">
    <w:name w:val="F8F2F39356034B52A7A46DA5F2C62E7C"/>
    <w:rsid w:val="009D6BD6"/>
  </w:style>
  <w:style w:type="paragraph" w:customStyle="1" w:styleId="02DC88FD8E7E48098EBEA3707A040A5E">
    <w:name w:val="02DC88FD8E7E48098EBEA3707A040A5E"/>
    <w:rsid w:val="009D6BD6"/>
  </w:style>
  <w:style w:type="paragraph" w:customStyle="1" w:styleId="875C654468D84432B329A4C40853DE57">
    <w:name w:val="875C654468D84432B329A4C40853DE57"/>
    <w:rsid w:val="009D6BD6"/>
  </w:style>
  <w:style w:type="paragraph" w:customStyle="1" w:styleId="C8C23790812243FA927E26B478C4C677">
    <w:name w:val="C8C23790812243FA927E26B478C4C677"/>
    <w:rsid w:val="009D6BD6"/>
  </w:style>
  <w:style w:type="paragraph" w:customStyle="1" w:styleId="1E05E64C15544E82BBCF3DD931DDD0C1">
    <w:name w:val="1E05E64C15544E82BBCF3DD931DDD0C1"/>
    <w:rsid w:val="00A14010"/>
  </w:style>
  <w:style w:type="paragraph" w:customStyle="1" w:styleId="F33A36506F744820AE5EF2CDAC912453">
    <w:name w:val="F33A36506F744820AE5EF2CDAC912453"/>
    <w:rsid w:val="00A14010"/>
  </w:style>
  <w:style w:type="paragraph" w:customStyle="1" w:styleId="795BB9CAAAFE43D680353781E5D0F34B">
    <w:name w:val="795BB9CAAAFE43D680353781E5D0F34B"/>
    <w:rsid w:val="00A14010"/>
  </w:style>
  <w:style w:type="paragraph" w:customStyle="1" w:styleId="9E16D66FC5604B9A9F12E53BA4457224">
    <w:name w:val="9E16D66FC5604B9A9F12E53BA4457224"/>
    <w:rsid w:val="00A14010"/>
  </w:style>
  <w:style w:type="paragraph" w:customStyle="1" w:styleId="87342E8473854BD9818F7D6D8370C95E">
    <w:name w:val="87342E8473854BD9818F7D6D8370C95E"/>
    <w:rsid w:val="00A14010"/>
  </w:style>
  <w:style w:type="paragraph" w:customStyle="1" w:styleId="23951B22DC1C41638B32E6A0699EE1B3">
    <w:name w:val="23951B22DC1C41638B32E6A0699EE1B3"/>
    <w:rsid w:val="00A14010"/>
  </w:style>
  <w:style w:type="paragraph" w:customStyle="1" w:styleId="4F63237BEBB648B69E5EC093B3B77593">
    <w:name w:val="4F63237BEBB648B69E5EC093B3B77593"/>
    <w:rsid w:val="00456290"/>
  </w:style>
  <w:style w:type="paragraph" w:customStyle="1" w:styleId="0565E44887E0409BA5BD0138DE7598BD">
    <w:name w:val="0565E44887E0409BA5BD0138DE7598BD"/>
    <w:rsid w:val="00456290"/>
  </w:style>
  <w:style w:type="paragraph" w:customStyle="1" w:styleId="F3ED700E85144DD892632B41700AB44C">
    <w:name w:val="F3ED700E85144DD892632B41700AB44C"/>
    <w:rsid w:val="00456290"/>
  </w:style>
  <w:style w:type="paragraph" w:customStyle="1" w:styleId="24EB33ACBB1948C581BB8B8CC7218E81">
    <w:name w:val="24EB33ACBB1948C581BB8B8CC7218E81"/>
    <w:rsid w:val="00456290"/>
  </w:style>
  <w:style w:type="paragraph" w:customStyle="1" w:styleId="03E9C85AD325491E8D62F9580ABB6459">
    <w:name w:val="03E9C85AD325491E8D62F9580ABB6459"/>
    <w:rsid w:val="00456290"/>
  </w:style>
  <w:style w:type="paragraph" w:customStyle="1" w:styleId="AB5D555E3156473FA90E8426E70BE83D">
    <w:name w:val="AB5D555E3156473FA90E8426E70BE83D"/>
    <w:rsid w:val="004562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74A19-80AA-4673-8BFE-C5F57E5A6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36</Pages>
  <Words>11083</Words>
  <Characters>63179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Therapist.io</vt:lpstr>
    </vt:vector>
  </TitlesOfParts>
  <Company/>
  <LinksUpToDate>false</LinksUpToDate>
  <CharactersWithSpaces>74114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Therapist.io</dc:title>
  <dc:subject/>
  <dc:creator>Brian Dean</dc:creator>
  <cp:keywords/>
  <dc:description/>
  <cp:lastModifiedBy>Brian Dean</cp:lastModifiedBy>
  <cp:revision>73</cp:revision>
  <cp:lastPrinted>2020-01-10T23:53:00Z</cp:lastPrinted>
  <dcterms:created xsi:type="dcterms:W3CDTF">2020-01-12T23:13:00Z</dcterms:created>
  <dcterms:modified xsi:type="dcterms:W3CDTF">2020-02-15T07:26:00Z</dcterms:modified>
</cp:coreProperties>
</file>